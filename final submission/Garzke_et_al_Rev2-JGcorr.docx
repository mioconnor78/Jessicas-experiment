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63144" w14:textId="65D9A074" w:rsidR="004912C9" w:rsidRPr="002B5C7C" w:rsidRDefault="008B4B99" w:rsidP="004912C9">
      <w:pPr>
        <w:tabs>
          <w:tab w:val="left" w:pos="7740"/>
        </w:tabs>
        <w:spacing w:after="0" w:line="480" w:lineRule="auto"/>
        <w:rPr>
          <w:rFonts w:ascii="Times New Roman" w:hAnsi="Times New Roman"/>
          <w:b/>
          <w:lang w:val="en-US"/>
        </w:rPr>
      </w:pPr>
      <w:r>
        <w:rPr>
          <w:rFonts w:ascii="Times New Roman" w:hAnsi="Times New Roman"/>
          <w:b/>
          <w:lang w:val="en-US"/>
        </w:rPr>
        <w:t xml:space="preserve">Trophic </w:t>
      </w:r>
      <w:r w:rsidR="008B4A94">
        <w:rPr>
          <w:rFonts w:ascii="Times New Roman" w:hAnsi="Times New Roman"/>
          <w:b/>
          <w:lang w:val="en-US"/>
        </w:rPr>
        <w:t>interactions modify the t</w:t>
      </w:r>
      <w:r w:rsidR="00635C56">
        <w:rPr>
          <w:rFonts w:ascii="Times New Roman" w:hAnsi="Times New Roman"/>
          <w:b/>
          <w:lang w:val="en-US"/>
        </w:rPr>
        <w:t xml:space="preserve">emperature dependence of </w:t>
      </w:r>
      <w:r w:rsidR="008B4A94">
        <w:rPr>
          <w:rFonts w:ascii="Times New Roman" w:hAnsi="Times New Roman"/>
          <w:b/>
          <w:lang w:val="en-US"/>
        </w:rPr>
        <w:t xml:space="preserve">community </w:t>
      </w:r>
      <w:r w:rsidR="00635C56">
        <w:rPr>
          <w:rFonts w:ascii="Times New Roman" w:hAnsi="Times New Roman"/>
          <w:b/>
          <w:lang w:val="en-US"/>
        </w:rPr>
        <w:t xml:space="preserve">biomass and ecosystem function </w:t>
      </w:r>
    </w:p>
    <w:p w14:paraId="5FACC0C3" w14:textId="77777777" w:rsidR="00FA3172" w:rsidRDefault="00FA3172" w:rsidP="001977DC">
      <w:pPr>
        <w:spacing w:after="0" w:line="480" w:lineRule="auto"/>
        <w:rPr>
          <w:rFonts w:ascii="Times New Roman" w:hAnsi="Times New Roman"/>
          <w:b/>
          <w:lang w:val="en-US"/>
        </w:rPr>
      </w:pPr>
    </w:p>
    <w:p w14:paraId="016BE87D" w14:textId="77777777" w:rsidR="0084135A" w:rsidRPr="0084135A" w:rsidRDefault="0084135A" w:rsidP="001977DC">
      <w:pPr>
        <w:spacing w:after="0" w:line="480" w:lineRule="auto"/>
        <w:rPr>
          <w:rFonts w:ascii="Times New Roman" w:hAnsi="Times New Roman"/>
          <w:b/>
          <w:lang w:val="en-US"/>
        </w:rPr>
      </w:pPr>
      <w:r>
        <w:rPr>
          <w:rFonts w:ascii="Times New Roman" w:hAnsi="Times New Roman"/>
          <w:b/>
          <w:lang w:val="en-US"/>
        </w:rPr>
        <w:t>Running head:</w:t>
      </w:r>
      <w:r w:rsidR="002D299F">
        <w:rPr>
          <w:rFonts w:ascii="Times New Roman" w:hAnsi="Times New Roman"/>
          <w:b/>
          <w:lang w:val="en-US"/>
        </w:rPr>
        <w:t xml:space="preserve"> </w:t>
      </w:r>
      <w:r w:rsidR="004912C9">
        <w:rPr>
          <w:rFonts w:ascii="Times New Roman" w:hAnsi="Times New Roman"/>
          <w:b/>
          <w:lang w:val="en-US"/>
        </w:rPr>
        <w:t>ecological effects of temperature</w:t>
      </w:r>
    </w:p>
    <w:p w14:paraId="23C2A940" w14:textId="77777777" w:rsidR="00FA3172" w:rsidRPr="0084135A" w:rsidRDefault="00891831" w:rsidP="001977DC">
      <w:pPr>
        <w:spacing w:after="0" w:line="480" w:lineRule="auto"/>
        <w:rPr>
          <w:rFonts w:ascii="Times New Roman" w:hAnsi="Times New Roman"/>
          <w:lang w:val="en-US"/>
        </w:rPr>
      </w:pPr>
      <w:r w:rsidRPr="0084135A">
        <w:rPr>
          <w:rFonts w:ascii="Times New Roman" w:hAnsi="Times New Roman"/>
          <w:lang w:val="en-US"/>
        </w:rPr>
        <w:t>Jessica Garzke</w:t>
      </w:r>
      <w:r w:rsidR="0084135A" w:rsidRPr="0084135A">
        <w:rPr>
          <w:rFonts w:ascii="Times New Roman" w:hAnsi="Times New Roman"/>
          <w:vertAlign w:val="superscript"/>
          <w:lang w:val="en-US"/>
        </w:rPr>
        <w:t>*</w:t>
      </w:r>
      <w:r w:rsidR="0084135A" w:rsidRPr="005978A8">
        <w:rPr>
          <w:rFonts w:ascii="Times New Roman" w:hAnsi="Times New Roman"/>
          <w:vertAlign w:val="superscript"/>
        </w:rPr>
        <w:t>1,2</w:t>
      </w:r>
      <w:r w:rsidR="0084135A" w:rsidRPr="0084135A">
        <w:rPr>
          <w:rFonts w:ascii="Times New Roman" w:hAnsi="Times New Roman"/>
          <w:lang w:val="en-US"/>
        </w:rPr>
        <w:t xml:space="preserve">, </w:t>
      </w:r>
      <w:r w:rsidR="00997C26" w:rsidRPr="0084135A">
        <w:rPr>
          <w:rFonts w:ascii="Times New Roman" w:hAnsi="Times New Roman"/>
          <w:lang w:val="en-US"/>
        </w:rPr>
        <w:t>Stephanie J. Connor</w:t>
      </w:r>
      <w:r w:rsidR="0084135A" w:rsidRPr="005978A8">
        <w:rPr>
          <w:rFonts w:ascii="Times New Roman" w:hAnsi="Times New Roman"/>
          <w:vertAlign w:val="superscript"/>
        </w:rPr>
        <w:t>3</w:t>
      </w:r>
      <w:r w:rsidR="0084135A" w:rsidRPr="0084135A">
        <w:rPr>
          <w:rFonts w:ascii="Times New Roman" w:hAnsi="Times New Roman"/>
          <w:lang w:val="en-US"/>
        </w:rPr>
        <w:t xml:space="preserve">, </w:t>
      </w:r>
      <w:r w:rsidR="00326733" w:rsidRPr="0084135A">
        <w:rPr>
          <w:rFonts w:ascii="Times New Roman" w:hAnsi="Times New Roman"/>
          <w:lang w:val="en-US"/>
        </w:rPr>
        <w:t>Ulrich Sommer</w:t>
      </w:r>
      <w:r w:rsidR="0084135A" w:rsidRPr="005978A8">
        <w:rPr>
          <w:rFonts w:ascii="Times New Roman" w:hAnsi="Times New Roman"/>
          <w:vertAlign w:val="superscript"/>
        </w:rPr>
        <w:t>1</w:t>
      </w:r>
      <w:r w:rsidR="0084135A" w:rsidRPr="0084135A">
        <w:rPr>
          <w:rFonts w:ascii="Times New Roman" w:hAnsi="Times New Roman"/>
          <w:lang w:val="en-US"/>
        </w:rPr>
        <w:t xml:space="preserve"> </w:t>
      </w:r>
      <w:r w:rsidR="00326733" w:rsidRPr="0084135A">
        <w:rPr>
          <w:rFonts w:ascii="Times New Roman" w:hAnsi="Times New Roman"/>
          <w:lang w:val="en-US"/>
        </w:rPr>
        <w:t xml:space="preserve">and </w:t>
      </w:r>
      <w:r w:rsidR="00F8509E" w:rsidRPr="0084135A">
        <w:rPr>
          <w:rFonts w:ascii="Times New Roman" w:hAnsi="Times New Roman"/>
          <w:lang w:val="en-US"/>
        </w:rPr>
        <w:t xml:space="preserve">Mary I. </w:t>
      </w:r>
      <w:r w:rsidR="0030419C" w:rsidRPr="0084135A">
        <w:rPr>
          <w:rFonts w:ascii="Times New Roman" w:hAnsi="Times New Roman"/>
          <w:lang w:val="en-US"/>
        </w:rPr>
        <w:t>O’Connor</w:t>
      </w:r>
      <w:r w:rsidR="0084135A" w:rsidRPr="005978A8">
        <w:rPr>
          <w:rFonts w:ascii="Times New Roman" w:hAnsi="Times New Roman"/>
          <w:vertAlign w:val="superscript"/>
          <w:lang w:val="en-US"/>
        </w:rPr>
        <w:t>4</w:t>
      </w:r>
    </w:p>
    <w:p w14:paraId="7DE3CBAC"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1</w:t>
      </w:r>
      <w:r w:rsidRPr="003906A2">
        <w:rPr>
          <w:rFonts w:ascii="Times New Roman" w:hAnsi="Times New Roman"/>
          <w:i/>
          <w:lang w:val="en-US"/>
        </w:rPr>
        <w:t xml:space="preserve"> </w:t>
      </w:r>
      <w:proofErr w:type="spellStart"/>
      <w:r w:rsidR="00B93AD3" w:rsidRPr="003906A2">
        <w:rPr>
          <w:rFonts w:ascii="Times New Roman" w:hAnsi="Times New Roman"/>
          <w:i/>
          <w:lang w:val="en-US"/>
        </w:rPr>
        <w:t>Geomar</w:t>
      </w:r>
      <w:proofErr w:type="spellEnd"/>
      <w:r w:rsidR="00B93AD3" w:rsidRPr="003906A2">
        <w:rPr>
          <w:rFonts w:ascii="Times New Roman" w:hAnsi="Times New Roman"/>
          <w:i/>
          <w:lang w:val="en-US"/>
        </w:rPr>
        <w:t xml:space="preserve"> Helmholtz Centre for Ocean Research Kiel, Dept. Experimental Ecology – Food Webs, </w:t>
      </w:r>
      <w:proofErr w:type="spellStart"/>
      <w:r w:rsidR="00B93AD3" w:rsidRPr="003906A2">
        <w:rPr>
          <w:rFonts w:ascii="Times New Roman" w:hAnsi="Times New Roman"/>
          <w:i/>
          <w:lang w:val="en-US"/>
        </w:rPr>
        <w:t>Duesternbrooker</w:t>
      </w:r>
      <w:proofErr w:type="spellEnd"/>
      <w:r w:rsidR="00B93AD3" w:rsidRPr="003906A2">
        <w:rPr>
          <w:rFonts w:ascii="Times New Roman" w:hAnsi="Times New Roman"/>
          <w:i/>
          <w:lang w:val="en-US"/>
        </w:rPr>
        <w:t xml:space="preserve"> </w:t>
      </w:r>
      <w:proofErr w:type="spellStart"/>
      <w:r w:rsidR="00B93AD3" w:rsidRPr="003906A2">
        <w:rPr>
          <w:rFonts w:ascii="Times New Roman" w:hAnsi="Times New Roman"/>
          <w:i/>
          <w:lang w:val="en-US"/>
        </w:rPr>
        <w:t>Weg</w:t>
      </w:r>
      <w:proofErr w:type="spellEnd"/>
      <w:r w:rsidR="00B93AD3" w:rsidRPr="003906A2">
        <w:rPr>
          <w:rFonts w:ascii="Times New Roman" w:hAnsi="Times New Roman"/>
          <w:i/>
          <w:lang w:val="en-US"/>
        </w:rPr>
        <w:t xml:space="preserve"> 20, DE-24105 Kiel, Germany</w:t>
      </w:r>
    </w:p>
    <w:p w14:paraId="27097F82" w14:textId="77777777" w:rsidR="0084135A" w:rsidRPr="003906A2" w:rsidRDefault="0084135A" w:rsidP="001977DC">
      <w:pPr>
        <w:spacing w:before="240" w:after="0" w:line="480" w:lineRule="auto"/>
        <w:rPr>
          <w:rFonts w:ascii="Times New Roman" w:hAnsi="Times New Roman"/>
          <w:i/>
          <w:lang w:val="en-US"/>
        </w:rPr>
      </w:pPr>
      <w:r w:rsidRPr="003906A2">
        <w:rPr>
          <w:rFonts w:ascii="Times New Roman" w:hAnsi="Times New Roman"/>
          <w:i/>
          <w:lang w:val="en-US"/>
        </w:rPr>
        <w:t>2 Institute of the Oceans and Fisheries, University of British Columbia, Vancouver, Canada, V6T 1Z4</w:t>
      </w:r>
    </w:p>
    <w:p w14:paraId="326D5D64"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3</w:t>
      </w:r>
      <w:r w:rsidRPr="003906A2">
        <w:rPr>
          <w:rFonts w:ascii="Times New Roman" w:hAnsi="Times New Roman"/>
          <w:i/>
          <w:lang w:val="en-US"/>
        </w:rPr>
        <w:t xml:space="preserve"> </w:t>
      </w:r>
      <w:r w:rsidR="00997C26" w:rsidRPr="003906A2">
        <w:rPr>
          <w:rFonts w:ascii="Times New Roman" w:hAnsi="Times New Roman"/>
          <w:i/>
          <w:lang w:val="en-US"/>
        </w:rPr>
        <w:t xml:space="preserve">Canadian Rivers Institute, Dept. of Biology, University of New </w:t>
      </w:r>
      <w:r w:rsidR="00A824F4" w:rsidRPr="003906A2">
        <w:rPr>
          <w:rFonts w:ascii="Times New Roman" w:hAnsi="Times New Roman"/>
          <w:i/>
          <w:lang w:val="en-US"/>
        </w:rPr>
        <w:t xml:space="preserve">Brunswick, Fredericton, Canada, E3B 5A3 </w:t>
      </w:r>
    </w:p>
    <w:p w14:paraId="21547B1D" w14:textId="64603004" w:rsidR="003906A2" w:rsidRDefault="0084135A" w:rsidP="009C1493">
      <w:pPr>
        <w:spacing w:before="240" w:after="0" w:line="480" w:lineRule="auto"/>
        <w:rPr>
          <w:rFonts w:ascii="Times New Roman" w:hAnsi="Times New Roman"/>
          <w:i/>
          <w:lang w:val="en-US"/>
        </w:rPr>
      </w:pPr>
      <w:r w:rsidRPr="003906A2">
        <w:rPr>
          <w:rFonts w:ascii="Times New Roman" w:hAnsi="Times New Roman"/>
          <w:i/>
          <w:lang w:val="en-US"/>
        </w:rPr>
        <w:t xml:space="preserve">4 </w:t>
      </w:r>
      <w:r w:rsidR="00B93AD3" w:rsidRPr="003906A2">
        <w:rPr>
          <w:rFonts w:ascii="Times New Roman" w:hAnsi="Times New Roman"/>
          <w:i/>
          <w:lang w:val="en-US"/>
        </w:rPr>
        <w:t>Department of Zoology and Biodiversity Research Centre, University of British Columbia, Vancouver, Canada, V6T 1Z4</w:t>
      </w:r>
    </w:p>
    <w:p w14:paraId="01291AB0" w14:textId="77777777" w:rsidR="00635C56" w:rsidRPr="00635C56" w:rsidRDefault="00635C56" w:rsidP="009C1493">
      <w:pPr>
        <w:spacing w:before="240" w:after="0" w:line="480" w:lineRule="auto"/>
        <w:rPr>
          <w:rFonts w:ascii="Times New Roman" w:hAnsi="Times New Roman"/>
          <w:i/>
          <w:lang w:val="en-US"/>
        </w:rPr>
      </w:pPr>
    </w:p>
    <w:p w14:paraId="040153C0" w14:textId="29819204" w:rsidR="009C0698" w:rsidRPr="00635C56" w:rsidRDefault="00407A9B" w:rsidP="001977DC">
      <w:pPr>
        <w:spacing w:after="0" w:line="480" w:lineRule="auto"/>
        <w:rPr>
          <w:rFonts w:ascii="Times New Roman" w:hAnsi="Times New Roman"/>
          <w:lang w:val="en-US"/>
        </w:rPr>
      </w:pPr>
      <w:r w:rsidRPr="0084135A">
        <w:rPr>
          <w:rFonts w:ascii="Times New Roman" w:hAnsi="Times New Roman"/>
          <w:b/>
          <w:lang w:val="en-US"/>
        </w:rPr>
        <w:t>Statement of authorship</w:t>
      </w:r>
      <w:r w:rsidRPr="0084135A">
        <w:rPr>
          <w:rFonts w:ascii="Times New Roman" w:hAnsi="Times New Roman"/>
          <w:lang w:val="en-US"/>
        </w:rPr>
        <w:t>: JG &amp; MIO designed the study, MIO &amp; US provided materials, JG &amp; SJC performed research and collected data, JG performed zooplankton analysis, SJC performed phytoplankton analysis, JG &amp; MIO performed modeling work, analyzed data output, and wrote the first draft, and all authors contributed substantially to reviews</w:t>
      </w:r>
    </w:p>
    <w:p w14:paraId="41F6AC37" w14:textId="49F369E5" w:rsidR="009C0698" w:rsidRPr="009C1493" w:rsidRDefault="00E7675D" w:rsidP="009C1493">
      <w:pPr>
        <w:spacing w:after="0" w:line="480" w:lineRule="auto"/>
        <w:jc w:val="both"/>
        <w:rPr>
          <w:rFonts w:ascii="Times New Roman" w:hAnsi="Times New Roman"/>
          <w:lang w:val="en-US"/>
        </w:rPr>
      </w:pPr>
      <w:r w:rsidRPr="0084135A">
        <w:rPr>
          <w:rFonts w:ascii="Times New Roman" w:hAnsi="Times New Roman"/>
          <w:b/>
          <w:lang w:val="en-US"/>
        </w:rPr>
        <w:t>*</w:t>
      </w:r>
      <w:r w:rsidR="00B93AD3" w:rsidRPr="0084135A">
        <w:rPr>
          <w:rFonts w:ascii="Times New Roman" w:hAnsi="Times New Roman"/>
          <w:b/>
          <w:lang w:val="en-US"/>
        </w:rPr>
        <w:t>Corresponding author</w:t>
      </w:r>
      <w:r w:rsidRPr="0084135A">
        <w:rPr>
          <w:rFonts w:ascii="Times New Roman" w:hAnsi="Times New Roman"/>
          <w:b/>
          <w:lang w:val="en-US"/>
        </w:rPr>
        <w:t xml:space="preserve">: </w:t>
      </w:r>
      <w:r w:rsidR="0018784D">
        <w:rPr>
          <w:rFonts w:ascii="Times New Roman" w:hAnsi="Times New Roman"/>
          <w:lang w:val="en-US"/>
        </w:rPr>
        <w:t xml:space="preserve">Mary I. O’Connor, </w:t>
      </w:r>
      <w:hyperlink r:id="rId8" w:history="1">
        <w:r w:rsidR="00A946D2" w:rsidRPr="00C22490">
          <w:rPr>
            <w:rStyle w:val="Hyperlink"/>
            <w:rFonts w:ascii="Times New Roman" w:hAnsi="Times New Roman"/>
            <w:lang w:val="en-US"/>
          </w:rPr>
          <w:t>oconnor@zoology.ubc.ca</w:t>
        </w:r>
      </w:hyperlink>
      <w:r w:rsidR="00A946D2">
        <w:rPr>
          <w:rFonts w:ascii="Times New Roman" w:hAnsi="Times New Roman"/>
          <w:lang w:val="en-US"/>
        </w:rPr>
        <w:t>; 604-827-5653</w:t>
      </w:r>
    </w:p>
    <w:p w14:paraId="2F398E0D" w14:textId="77777777" w:rsidR="00FA3172" w:rsidRDefault="00E7675D" w:rsidP="001977DC">
      <w:pPr>
        <w:spacing w:after="0" w:line="480" w:lineRule="auto"/>
        <w:rPr>
          <w:rFonts w:ascii="Times New Roman" w:hAnsi="Times New Roman"/>
          <w:lang w:val="en-US"/>
        </w:rPr>
      </w:pPr>
      <w:r w:rsidRPr="0084135A">
        <w:rPr>
          <w:rFonts w:ascii="Times New Roman" w:hAnsi="Times New Roman"/>
          <w:b/>
          <w:lang w:val="en-US"/>
        </w:rPr>
        <w:t xml:space="preserve">Keywords: </w:t>
      </w:r>
      <w:r w:rsidRPr="0084135A">
        <w:rPr>
          <w:rFonts w:ascii="Times New Roman" w:hAnsi="Times New Roman"/>
          <w:lang w:val="en-US"/>
        </w:rPr>
        <w:t xml:space="preserve">community structure, metabolic theory of ecology, </w:t>
      </w:r>
      <w:r w:rsidR="00247470" w:rsidRPr="0084135A">
        <w:rPr>
          <w:rFonts w:ascii="Times New Roman" w:hAnsi="Times New Roman"/>
          <w:lang w:val="en-US"/>
        </w:rPr>
        <w:t>zooplankton</w:t>
      </w:r>
      <w:r w:rsidRPr="0084135A">
        <w:rPr>
          <w:rFonts w:ascii="Times New Roman" w:hAnsi="Times New Roman"/>
          <w:lang w:val="en-US"/>
        </w:rPr>
        <w:t>, phytoplankton</w:t>
      </w:r>
      <w:r w:rsidR="008D0BA5" w:rsidRPr="0084135A">
        <w:rPr>
          <w:rFonts w:ascii="Times New Roman" w:hAnsi="Times New Roman"/>
          <w:lang w:val="en-US"/>
        </w:rPr>
        <w:t>, temperature size rule</w:t>
      </w:r>
      <w:r w:rsidR="00247470" w:rsidRPr="0084135A">
        <w:rPr>
          <w:rFonts w:ascii="Times New Roman" w:hAnsi="Times New Roman"/>
          <w:lang w:val="en-US"/>
        </w:rPr>
        <w:t>, mesocosm experiment</w:t>
      </w:r>
      <w:r w:rsidR="00421934" w:rsidRPr="0084135A">
        <w:rPr>
          <w:rFonts w:ascii="Times New Roman" w:hAnsi="Times New Roman"/>
          <w:lang w:val="en-US"/>
        </w:rPr>
        <w:t>, ecosystem respiration, net primary production</w:t>
      </w:r>
    </w:p>
    <w:p w14:paraId="4E0B5AEB" w14:textId="77777777" w:rsidR="0084135A" w:rsidRDefault="0084135A" w:rsidP="001977DC">
      <w:pPr>
        <w:spacing w:after="0" w:line="480" w:lineRule="auto"/>
        <w:rPr>
          <w:rFonts w:ascii="Times New Roman" w:hAnsi="Times New Roman"/>
          <w:lang w:val="en-US"/>
        </w:rPr>
      </w:pPr>
    </w:p>
    <w:p w14:paraId="6DEB0F16" w14:textId="267D46DE" w:rsidR="00FA3172" w:rsidRPr="0084135A" w:rsidRDefault="0084135A" w:rsidP="003906A2">
      <w:pPr>
        <w:spacing w:after="0" w:line="480" w:lineRule="auto"/>
        <w:rPr>
          <w:rFonts w:ascii="Times New Roman" w:hAnsi="Times New Roman"/>
          <w:b/>
          <w:lang w:val="en-US"/>
        </w:rPr>
      </w:pPr>
      <w:r>
        <w:rPr>
          <w:rFonts w:ascii="Times New Roman" w:hAnsi="Times New Roman"/>
          <w:lang w:val="en-US"/>
        </w:rPr>
        <w:t>Research paper</w:t>
      </w:r>
      <w:r w:rsidR="005C5C69" w:rsidRPr="0084135A">
        <w:rPr>
          <w:rFonts w:ascii="Times New Roman" w:hAnsi="Times New Roman"/>
          <w:b/>
          <w:lang w:val="en-US"/>
        </w:rPr>
        <w:br w:type="page"/>
      </w:r>
      <w:r w:rsidR="00891831" w:rsidRPr="0084135A">
        <w:rPr>
          <w:rFonts w:ascii="Times New Roman" w:hAnsi="Times New Roman"/>
          <w:b/>
          <w:lang w:val="en-US"/>
        </w:rPr>
        <w:lastRenderedPageBreak/>
        <w:t>Abstract</w:t>
      </w:r>
    </w:p>
    <w:p w14:paraId="6DAEB3BA" w14:textId="5FE58BCD" w:rsidR="00FA3172" w:rsidRPr="0084135A" w:rsidRDefault="00A22603" w:rsidP="001977DC">
      <w:pPr>
        <w:spacing w:after="0" w:line="480" w:lineRule="auto"/>
        <w:rPr>
          <w:rFonts w:ascii="Times New Roman" w:hAnsi="Times New Roman"/>
          <w:lang w:val="en-US"/>
        </w:rPr>
      </w:pPr>
      <w:r>
        <w:rPr>
          <w:rFonts w:ascii="Times New Roman" w:hAnsi="Times New Roman"/>
          <w:lang w:val="en-US"/>
        </w:rPr>
        <w:t>A</w:t>
      </w:r>
      <w:r w:rsidR="00007BF8" w:rsidRPr="0084135A">
        <w:rPr>
          <w:rFonts w:ascii="Times New Roman" w:hAnsi="Times New Roman"/>
          <w:lang w:val="en-US"/>
        </w:rPr>
        <w:t xml:space="preserve">quatic </w:t>
      </w:r>
      <w:r>
        <w:rPr>
          <w:rFonts w:ascii="Times New Roman" w:hAnsi="Times New Roman"/>
          <w:lang w:val="en-US"/>
        </w:rPr>
        <w:t>ecosystems</w:t>
      </w:r>
      <w:r w:rsidR="00007BF8" w:rsidRPr="0084135A">
        <w:rPr>
          <w:rFonts w:ascii="Times New Roman" w:hAnsi="Times New Roman"/>
          <w:lang w:val="en-US"/>
        </w:rPr>
        <w:t xml:space="preserve"> worldwide continue to experience unprecedented warming</w:t>
      </w:r>
      <w:r>
        <w:rPr>
          <w:rFonts w:ascii="Times New Roman" w:hAnsi="Times New Roman"/>
          <w:lang w:val="en-US"/>
        </w:rPr>
        <w:t xml:space="preserve"> and ecological change</w:t>
      </w:r>
      <w:r w:rsidR="003C7E0F" w:rsidRPr="0084135A">
        <w:rPr>
          <w:rFonts w:ascii="Times New Roman" w:hAnsi="Times New Roman"/>
          <w:lang w:val="en-US"/>
        </w:rPr>
        <w:t xml:space="preserve">. </w:t>
      </w:r>
      <w:r w:rsidR="0021331C">
        <w:rPr>
          <w:rFonts w:ascii="Times New Roman" w:hAnsi="Times New Roman"/>
          <w:lang w:val="en-US"/>
        </w:rPr>
        <w:t>Warming increases metabolic rates of animals, plants and microbes, accelerating their use of energy and materials</w:t>
      </w:r>
      <w:r w:rsidR="00A855FA">
        <w:rPr>
          <w:rFonts w:ascii="Times New Roman" w:hAnsi="Times New Roman"/>
          <w:lang w:val="en-US"/>
        </w:rPr>
        <w:t>,</w:t>
      </w:r>
      <w:r w:rsidR="0021331C">
        <w:rPr>
          <w:rFonts w:ascii="Times New Roman" w:hAnsi="Times New Roman"/>
          <w:lang w:val="en-US"/>
        </w:rPr>
        <w:t xml:space="preserve"> their population growth and interaction rates. At a much larger biological scale, warming accelerates ecosystem level processes, elevating fluxes of carbon and oxygen between biota and the atmosphere. Though these general effects of temperature at finer and broader biological scales are widely observed, they can lead to contradictory predictions for how warming affects the structure and function of ecological communities at the intermediate scale of biological organization. </w:t>
      </w:r>
      <w:r w:rsidR="00AE6F03" w:rsidRPr="002B5C7C">
        <w:rPr>
          <w:rFonts w:ascii="Times New Roman" w:hAnsi="Times New Roman"/>
          <w:lang w:val="en-US"/>
        </w:rPr>
        <w:t>We</w:t>
      </w:r>
      <w:r w:rsidR="00AE6F03">
        <w:rPr>
          <w:rFonts w:ascii="Times New Roman" w:hAnsi="Times New Roman"/>
          <w:lang w:val="en-US"/>
        </w:rPr>
        <w:t xml:space="preserve"> experimentally tested</w:t>
      </w:r>
      <w:r w:rsidR="004A7F91" w:rsidRPr="0084135A">
        <w:rPr>
          <w:rFonts w:ascii="Times New Roman" w:hAnsi="Times New Roman"/>
          <w:lang w:val="en-US"/>
        </w:rPr>
        <w:t xml:space="preserve"> </w:t>
      </w:r>
      <w:r w:rsidR="00A615EA" w:rsidRPr="0084135A">
        <w:rPr>
          <w:rFonts w:ascii="Times New Roman" w:hAnsi="Times New Roman"/>
          <w:lang w:val="en-US"/>
        </w:rPr>
        <w:t xml:space="preserve">the hypothesis that </w:t>
      </w:r>
      <w:r w:rsidR="0021331C">
        <w:rPr>
          <w:rFonts w:ascii="Times New Roman" w:hAnsi="Times New Roman"/>
          <w:lang w:val="en-US"/>
        </w:rPr>
        <w:t xml:space="preserve">the presence of predators and their associated species </w:t>
      </w:r>
      <w:r>
        <w:rPr>
          <w:rFonts w:ascii="Times New Roman" w:hAnsi="Times New Roman"/>
          <w:lang w:val="en-US"/>
        </w:rPr>
        <w:t xml:space="preserve">interactions </w:t>
      </w:r>
      <w:r w:rsidR="00611845" w:rsidRPr="0084135A">
        <w:rPr>
          <w:rFonts w:ascii="Times New Roman" w:hAnsi="Times New Roman"/>
          <w:lang w:val="en-US"/>
        </w:rPr>
        <w:t>modify</w:t>
      </w:r>
      <w:r w:rsidR="00FA3A8B" w:rsidRPr="0084135A">
        <w:rPr>
          <w:rFonts w:ascii="Times New Roman" w:hAnsi="Times New Roman"/>
          <w:lang w:val="en-US"/>
        </w:rPr>
        <w:t xml:space="preserve"> the temperature-dependence of</w:t>
      </w:r>
      <w:r w:rsidR="008232A0" w:rsidRPr="0084135A">
        <w:rPr>
          <w:rFonts w:ascii="Times New Roman" w:hAnsi="Times New Roman"/>
          <w:lang w:val="en-US"/>
        </w:rPr>
        <w:t xml:space="preserve"> </w:t>
      </w:r>
      <w:r w:rsidR="000868F0">
        <w:rPr>
          <w:rFonts w:ascii="Times New Roman" w:hAnsi="Times New Roman"/>
          <w:lang w:val="en-US"/>
        </w:rPr>
        <w:t xml:space="preserve">net ecosystem oxygen </w:t>
      </w:r>
      <w:r w:rsidR="0021331C">
        <w:rPr>
          <w:rFonts w:ascii="Times New Roman" w:hAnsi="Times New Roman"/>
          <w:lang w:val="en-US"/>
        </w:rPr>
        <w:t>production and respiration</w:t>
      </w:r>
      <w:r w:rsidR="008232A0" w:rsidRPr="000868F0">
        <w:rPr>
          <w:rFonts w:ascii="Times New Roman" w:hAnsi="Times New Roman"/>
          <w:lang w:val="en-US"/>
        </w:rPr>
        <w:t>.</w:t>
      </w:r>
      <w:r w:rsidR="008232A0" w:rsidRPr="0084135A">
        <w:rPr>
          <w:rFonts w:ascii="Times New Roman" w:hAnsi="Times New Roman"/>
          <w:lang w:val="en-US"/>
        </w:rPr>
        <w:t xml:space="preserve"> </w:t>
      </w:r>
      <w:r w:rsidR="000F3DB8">
        <w:rPr>
          <w:rFonts w:ascii="Times New Roman" w:hAnsi="Times New Roman"/>
          <w:lang w:val="en-US"/>
        </w:rPr>
        <w:t>We tracked</w:t>
      </w:r>
      <w:r w:rsidR="00AE6F03">
        <w:rPr>
          <w:rFonts w:ascii="Times New Roman" w:hAnsi="Times New Roman"/>
          <w:lang w:val="en-US"/>
        </w:rPr>
        <w:t xml:space="preserve"> a series of independent freshwater ecosystems</w:t>
      </w:r>
      <w:r w:rsidR="0021331C">
        <w:rPr>
          <w:rFonts w:ascii="Times New Roman" w:hAnsi="Times New Roman"/>
          <w:lang w:val="en-US"/>
        </w:rPr>
        <w:t xml:space="preserve"> (</w:t>
      </w:r>
      <w:r w:rsidR="000F3DB8">
        <w:rPr>
          <w:rFonts w:ascii="Times New Roman" w:hAnsi="Times New Roman"/>
          <w:lang w:val="en-US"/>
        </w:rPr>
        <w:t>370</w:t>
      </w:r>
      <w:r w:rsidR="0021331C">
        <w:rPr>
          <w:rFonts w:ascii="Times New Roman" w:hAnsi="Times New Roman"/>
          <w:lang w:val="en-US"/>
        </w:rPr>
        <w:t>-L)</w:t>
      </w:r>
      <w:r w:rsidR="00AE6F03">
        <w:rPr>
          <w:rFonts w:ascii="Times New Roman" w:hAnsi="Times New Roman"/>
          <w:lang w:val="en-US"/>
        </w:rPr>
        <w:t xml:space="preserve"> </w:t>
      </w:r>
      <w:r w:rsidR="000F3DB8">
        <w:rPr>
          <w:rFonts w:ascii="Times New Roman" w:hAnsi="Times New Roman"/>
          <w:lang w:val="en-US"/>
        </w:rPr>
        <w:t xml:space="preserve">over 9 weeks, and </w:t>
      </w:r>
      <w:r w:rsidR="00AE6F03">
        <w:rPr>
          <w:rFonts w:ascii="Times New Roman" w:hAnsi="Times New Roman"/>
          <w:lang w:val="en-US"/>
        </w:rPr>
        <w:t xml:space="preserve">we found that </w:t>
      </w:r>
      <w:r w:rsidR="00635C56">
        <w:rPr>
          <w:rFonts w:ascii="Times New Roman" w:hAnsi="Times New Roman"/>
          <w:lang w:val="en-US"/>
        </w:rPr>
        <w:t>at higher temperatures,</w:t>
      </w:r>
      <w:r w:rsidR="00AE6F03" w:rsidRPr="002B5C7C">
        <w:rPr>
          <w:rFonts w:ascii="Times New Roman" w:hAnsi="Times New Roman"/>
          <w:lang w:val="en-US"/>
        </w:rPr>
        <w:t xml:space="preserve"> </w:t>
      </w:r>
      <w:r w:rsidR="00AE6F03">
        <w:rPr>
          <w:rFonts w:ascii="Times New Roman" w:hAnsi="Times New Roman"/>
          <w:lang w:val="en-US"/>
        </w:rPr>
        <w:t>cascading effects of predators on zooplankton prey and algae</w:t>
      </w:r>
      <w:r>
        <w:rPr>
          <w:rFonts w:ascii="Times New Roman" w:hAnsi="Times New Roman"/>
          <w:lang w:val="en-US"/>
        </w:rPr>
        <w:t xml:space="preserve"> </w:t>
      </w:r>
      <w:r w:rsidR="00635C56">
        <w:rPr>
          <w:rFonts w:ascii="Times New Roman" w:hAnsi="Times New Roman"/>
          <w:lang w:val="en-US"/>
        </w:rPr>
        <w:t>were stronger</w:t>
      </w:r>
      <w:r w:rsidR="000F3DB8">
        <w:rPr>
          <w:rFonts w:ascii="Times New Roman" w:hAnsi="Times New Roman"/>
          <w:lang w:val="en-US"/>
        </w:rPr>
        <w:t xml:space="preserve"> than at lower temperatures</w:t>
      </w:r>
      <w:r w:rsidR="00635C56">
        <w:rPr>
          <w:rFonts w:ascii="Times New Roman" w:hAnsi="Times New Roman"/>
          <w:lang w:val="en-US"/>
        </w:rPr>
        <w:t xml:space="preserve">. </w:t>
      </w:r>
      <w:r w:rsidR="000F3DB8">
        <w:rPr>
          <w:rFonts w:ascii="Times New Roman" w:hAnsi="Times New Roman"/>
          <w:lang w:val="en-US"/>
        </w:rPr>
        <w:t>When grazing was weak or absent, st</w:t>
      </w:r>
      <w:r w:rsidRPr="0084135A">
        <w:rPr>
          <w:rFonts w:ascii="Times New Roman" w:hAnsi="Times New Roman"/>
          <w:lang w:val="en-US"/>
        </w:rPr>
        <w:t xml:space="preserve">anding phytoplankton biomass declined </w:t>
      </w:r>
      <w:r>
        <w:rPr>
          <w:rFonts w:ascii="Times New Roman" w:hAnsi="Times New Roman"/>
          <w:lang w:val="en-US"/>
        </w:rPr>
        <w:t>by 85-95% (&lt; 1</w:t>
      </w:r>
      <w:r w:rsidR="00DE1C79">
        <w:rPr>
          <w:rFonts w:ascii="Times New Roman" w:hAnsi="Times New Roman"/>
          <w:lang w:val="en-US"/>
        </w:rPr>
        <w:t>-</w:t>
      </w:r>
      <w:r>
        <w:rPr>
          <w:rFonts w:ascii="Times New Roman" w:hAnsi="Times New Roman"/>
          <w:lang w:val="en-US"/>
        </w:rPr>
        <w:t xml:space="preserve">fold) </w:t>
      </w:r>
      <w:r w:rsidR="00635C56">
        <w:rPr>
          <w:rFonts w:ascii="Times New Roman" w:hAnsi="Times New Roman"/>
          <w:lang w:val="en-US"/>
        </w:rPr>
        <w:t xml:space="preserve">over the temperature gradient </w:t>
      </w:r>
      <w:r w:rsidR="000F3DB8">
        <w:rPr>
          <w:rFonts w:ascii="Times New Roman" w:hAnsi="Times New Roman"/>
          <w:lang w:val="en-US"/>
        </w:rPr>
        <w:t>(19-30 °C)</w:t>
      </w:r>
      <w:r>
        <w:rPr>
          <w:rFonts w:ascii="Times New Roman" w:hAnsi="Times New Roman"/>
          <w:lang w:val="en-US"/>
        </w:rPr>
        <w:t>, and by 3-fold when grazers were present and lacked predators</w:t>
      </w:r>
      <w:r w:rsidR="00AE6F03" w:rsidRPr="002B5C7C">
        <w:rPr>
          <w:rFonts w:ascii="Times New Roman" w:hAnsi="Times New Roman"/>
          <w:lang w:val="en-US"/>
        </w:rPr>
        <w:t xml:space="preserve">. </w:t>
      </w:r>
      <w:r w:rsidR="0021331C">
        <w:rPr>
          <w:rFonts w:ascii="Times New Roman" w:hAnsi="Times New Roman"/>
          <w:lang w:val="en-US"/>
        </w:rPr>
        <w:t>Surprisingly, t</w:t>
      </w:r>
      <w:r w:rsidR="00AE6F03">
        <w:rPr>
          <w:rFonts w:ascii="Times New Roman" w:hAnsi="Times New Roman"/>
          <w:lang w:val="en-US"/>
        </w:rPr>
        <w:t xml:space="preserve">hese temperature-dependent species interactions and consequent </w:t>
      </w:r>
      <w:r w:rsidR="00AE6F03" w:rsidRPr="002B5C7C">
        <w:rPr>
          <w:rFonts w:ascii="Times New Roman" w:hAnsi="Times New Roman"/>
          <w:lang w:val="en-US"/>
        </w:rPr>
        <w:t xml:space="preserve">community </w:t>
      </w:r>
      <w:r w:rsidR="000F3DB8">
        <w:rPr>
          <w:rFonts w:ascii="Times New Roman" w:hAnsi="Times New Roman"/>
          <w:lang w:val="en-US"/>
        </w:rPr>
        <w:t xml:space="preserve">biomass </w:t>
      </w:r>
      <w:r w:rsidR="00AE6F03" w:rsidRPr="002B5C7C">
        <w:rPr>
          <w:rFonts w:ascii="Times New Roman" w:hAnsi="Times New Roman"/>
          <w:lang w:val="en-US"/>
        </w:rPr>
        <w:t xml:space="preserve">shifts </w:t>
      </w:r>
      <w:r w:rsidR="000F3DB8">
        <w:rPr>
          <w:rFonts w:ascii="Times New Roman" w:hAnsi="Times New Roman"/>
          <w:lang w:val="en-US"/>
        </w:rPr>
        <w:t xml:space="preserve">occurred without signs of species loss or community collapse, and </w:t>
      </w:r>
      <w:r w:rsidR="00AE6F03" w:rsidRPr="002B5C7C">
        <w:rPr>
          <w:rFonts w:ascii="Times New Roman" w:hAnsi="Times New Roman"/>
          <w:lang w:val="en-US"/>
        </w:rPr>
        <w:t xml:space="preserve">only modestly affected the temperature dependence of </w:t>
      </w:r>
      <w:r w:rsidR="00AE6F03" w:rsidRPr="002B5C7C">
        <w:rPr>
          <w:rFonts w:ascii="Times New Roman" w:hAnsi="Times New Roman"/>
        </w:rPr>
        <w:t xml:space="preserve">net ecosystem oxygen </w:t>
      </w:r>
      <w:r w:rsidR="00AE6F03">
        <w:rPr>
          <w:rFonts w:ascii="Times New Roman" w:hAnsi="Times New Roman"/>
        </w:rPr>
        <w:t>fluxes</w:t>
      </w:r>
      <w:r w:rsidR="00AE6F03" w:rsidRPr="002B5C7C">
        <w:rPr>
          <w:rFonts w:ascii="Times New Roman" w:hAnsi="Times New Roman"/>
          <w:lang w:val="en-US"/>
        </w:rPr>
        <w:t xml:space="preserve">. </w:t>
      </w:r>
      <w:r w:rsidR="00CC6777" w:rsidRPr="0084135A">
        <w:rPr>
          <w:rFonts w:ascii="Times New Roman" w:hAnsi="Times New Roman"/>
          <w:lang w:val="en-US"/>
        </w:rPr>
        <w:t>The exponential increase</w:t>
      </w:r>
      <w:r w:rsidR="000F3DB8">
        <w:rPr>
          <w:rFonts w:ascii="Times New Roman" w:hAnsi="Times New Roman"/>
          <w:lang w:val="en-US"/>
        </w:rPr>
        <w:t>s</w:t>
      </w:r>
      <w:r w:rsidR="00CC6777" w:rsidRPr="0084135A">
        <w:rPr>
          <w:rFonts w:ascii="Times New Roman" w:hAnsi="Times New Roman"/>
          <w:lang w:val="en-US"/>
        </w:rPr>
        <w:t xml:space="preserve"> in </w:t>
      </w:r>
      <w:r w:rsidR="00A14687">
        <w:rPr>
          <w:rFonts w:ascii="Times New Roman" w:hAnsi="Times New Roman"/>
          <w:lang w:val="en-US"/>
        </w:rPr>
        <w:t xml:space="preserve">net ecosystem </w:t>
      </w:r>
      <w:r w:rsidR="00CC6777" w:rsidRPr="0084135A">
        <w:rPr>
          <w:rFonts w:ascii="Times New Roman" w:hAnsi="Times New Roman"/>
          <w:lang w:val="en-US"/>
        </w:rPr>
        <w:t xml:space="preserve">oxygen </w:t>
      </w:r>
      <w:r w:rsidR="0021331C">
        <w:rPr>
          <w:rFonts w:ascii="Times New Roman" w:hAnsi="Times New Roman"/>
          <w:lang w:val="en-US"/>
        </w:rPr>
        <w:t>production and consumption w</w:t>
      </w:r>
      <w:r w:rsidR="000F3DB8">
        <w:rPr>
          <w:rFonts w:ascii="Times New Roman" w:hAnsi="Times New Roman"/>
          <w:lang w:val="en-US"/>
        </w:rPr>
        <w:t>ere</w:t>
      </w:r>
      <w:r w:rsidR="0021331C">
        <w:rPr>
          <w:rFonts w:ascii="Times New Roman" w:hAnsi="Times New Roman"/>
          <w:lang w:val="en-US"/>
        </w:rPr>
        <w:t xml:space="preserve"> relatively insensitive to differences in trophic interactions among ecosystems. Furthermore, </w:t>
      </w:r>
      <w:r w:rsidR="00CC6777" w:rsidRPr="0084135A">
        <w:rPr>
          <w:rFonts w:ascii="Times New Roman" w:hAnsi="Times New Roman"/>
          <w:lang w:val="en-US"/>
        </w:rPr>
        <w:t>monotonic declines in phytoplankton standing stoc</w:t>
      </w:r>
      <w:r w:rsidR="000F3DB8">
        <w:rPr>
          <w:rFonts w:ascii="Times New Roman" w:hAnsi="Times New Roman"/>
          <w:lang w:val="en-US"/>
        </w:rPr>
        <w:t>k</w:t>
      </w:r>
      <w:r w:rsidR="00CC6777" w:rsidRPr="0084135A">
        <w:rPr>
          <w:rFonts w:ascii="Times New Roman" w:hAnsi="Times New Roman"/>
          <w:lang w:val="en-US"/>
        </w:rPr>
        <w:t xml:space="preserve"> suggested no threshold effects of warming across systems. </w:t>
      </w:r>
      <w:r w:rsidR="00E4089D" w:rsidRPr="0084135A">
        <w:rPr>
          <w:rFonts w:ascii="Times New Roman" w:hAnsi="Times New Roman"/>
          <w:lang w:val="en-US"/>
        </w:rPr>
        <w:t xml:space="preserve">We conclude that </w:t>
      </w:r>
      <w:r w:rsidR="0021331C">
        <w:rPr>
          <w:rFonts w:ascii="Times New Roman" w:hAnsi="Times New Roman"/>
          <w:lang w:val="en-US"/>
        </w:rPr>
        <w:t>local changes</w:t>
      </w:r>
      <w:r w:rsidR="00007BF8" w:rsidRPr="0084135A">
        <w:rPr>
          <w:rFonts w:ascii="Times New Roman" w:hAnsi="Times New Roman"/>
          <w:lang w:val="en-US"/>
        </w:rPr>
        <w:t xml:space="preserve"> in community structure, including temperature</w:t>
      </w:r>
      <w:r w:rsidR="0021331C">
        <w:rPr>
          <w:rFonts w:ascii="Times New Roman" w:hAnsi="Times New Roman"/>
          <w:lang w:val="en-US"/>
        </w:rPr>
        <w:t>-</w:t>
      </w:r>
      <w:r w:rsidR="00007BF8" w:rsidRPr="0084135A">
        <w:rPr>
          <w:rFonts w:ascii="Times New Roman" w:hAnsi="Times New Roman"/>
          <w:lang w:val="en-US"/>
        </w:rPr>
        <w:t>dependent trophic ca</w:t>
      </w:r>
      <w:r w:rsidR="00F958C9" w:rsidRPr="0084135A">
        <w:rPr>
          <w:rFonts w:ascii="Times New Roman" w:hAnsi="Times New Roman"/>
          <w:lang w:val="en-US"/>
        </w:rPr>
        <w:t xml:space="preserve">scades, may be </w:t>
      </w:r>
      <w:r w:rsidR="00007BF8" w:rsidRPr="0084135A">
        <w:rPr>
          <w:rFonts w:ascii="Times New Roman" w:hAnsi="Times New Roman"/>
          <w:lang w:val="en-US"/>
        </w:rPr>
        <w:t xml:space="preserve">compatible with prevailing and predictable effects of temperature on ecosystem functions </w:t>
      </w:r>
      <w:r w:rsidR="00F958C9" w:rsidRPr="0084135A">
        <w:rPr>
          <w:rFonts w:ascii="Times New Roman" w:hAnsi="Times New Roman"/>
          <w:lang w:val="en-US"/>
        </w:rPr>
        <w:t xml:space="preserve">related to fundamental effects of temperature on </w:t>
      </w:r>
      <w:r w:rsidR="00D0694A" w:rsidRPr="0084135A">
        <w:rPr>
          <w:rFonts w:ascii="Times New Roman" w:hAnsi="Times New Roman"/>
          <w:lang w:val="en-US"/>
        </w:rPr>
        <w:t>metabolism</w:t>
      </w:r>
      <w:r w:rsidR="00007BF8" w:rsidRPr="0084135A">
        <w:rPr>
          <w:rFonts w:ascii="Times New Roman" w:hAnsi="Times New Roman"/>
          <w:lang w:val="en-US"/>
        </w:rPr>
        <w:t>.</w:t>
      </w:r>
      <w:r w:rsidR="004E29AC" w:rsidRPr="0084135A">
        <w:rPr>
          <w:rFonts w:ascii="Times New Roman" w:hAnsi="Times New Roman"/>
          <w:lang w:val="en-US"/>
        </w:rPr>
        <w:t xml:space="preserve"> </w:t>
      </w:r>
    </w:p>
    <w:p w14:paraId="6231E6C5" w14:textId="77777777" w:rsidR="00B57502" w:rsidRPr="0084135A" w:rsidRDefault="00B57502" w:rsidP="005978A8">
      <w:pPr>
        <w:spacing w:after="0" w:line="480" w:lineRule="auto"/>
        <w:rPr>
          <w:rFonts w:ascii="Times New Roman" w:hAnsi="Times New Roman"/>
          <w:b/>
        </w:rPr>
      </w:pPr>
    </w:p>
    <w:p w14:paraId="2F6F0BAE" w14:textId="77777777" w:rsidR="00FA3172" w:rsidRPr="0084135A" w:rsidRDefault="00DB2405" w:rsidP="001977DC">
      <w:pPr>
        <w:spacing w:after="0" w:line="480" w:lineRule="auto"/>
        <w:outlineLvl w:val="0"/>
        <w:rPr>
          <w:rFonts w:ascii="Times New Roman" w:hAnsi="Times New Roman"/>
          <w:lang w:val="en-US"/>
        </w:rPr>
      </w:pPr>
      <w:r w:rsidRPr="0084135A">
        <w:rPr>
          <w:rFonts w:ascii="Times New Roman" w:hAnsi="Times New Roman"/>
          <w:b/>
        </w:rPr>
        <w:lastRenderedPageBreak/>
        <w:t>Introduction</w:t>
      </w:r>
      <w:r w:rsidR="00073AEE" w:rsidRPr="0084135A">
        <w:rPr>
          <w:rFonts w:ascii="Times New Roman" w:hAnsi="Times New Roman"/>
          <w:b/>
        </w:rPr>
        <w:t xml:space="preserve"> </w:t>
      </w:r>
    </w:p>
    <w:p w14:paraId="0232552C" w14:textId="30D2E0C0" w:rsidR="00E534B1" w:rsidRDefault="007D701F" w:rsidP="006A6768">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Temperature affects metabolic rates of all organisms, thereby affecting ecological pattern</w:t>
      </w:r>
      <w:r w:rsidR="006F448B">
        <w:rPr>
          <w:rFonts w:ascii="Times New Roman" w:hAnsi="Times New Roman"/>
          <w:lang w:val="en-US"/>
        </w:rPr>
        <w:t>s</w:t>
      </w:r>
      <w:r>
        <w:rPr>
          <w:rFonts w:ascii="Times New Roman" w:hAnsi="Times New Roman"/>
          <w:lang w:val="en-US"/>
        </w:rPr>
        <w:t xml:space="preserve"> and process</w:t>
      </w:r>
      <w:r w:rsidR="006F448B">
        <w:rPr>
          <w:rFonts w:ascii="Times New Roman" w:hAnsi="Times New Roman"/>
          <w:lang w:val="en-US"/>
        </w:rPr>
        <w:t>es</w:t>
      </w:r>
      <w:r>
        <w:rPr>
          <w:rFonts w:ascii="Times New Roman" w:hAnsi="Times New Roman"/>
          <w:lang w:val="en-US"/>
        </w:rPr>
        <w:t xml:space="preserve"> </w:t>
      </w:r>
      <w:r w:rsidR="008D6E4E">
        <w:rPr>
          <w:rFonts w:ascii="Times New Roman" w:hAnsi="Times New Roman"/>
          <w:lang w:val="en-US"/>
        </w:rPr>
        <w:t>across scales of organization – from individuals to ecosystems</w:t>
      </w:r>
      <w:r>
        <w:rPr>
          <w:rFonts w:ascii="Times New Roman" w:hAnsi="Times New Roman"/>
          <w:lang w:val="en-US"/>
        </w:rPr>
        <w:t xml:space="preserve">. </w:t>
      </w:r>
      <w:r w:rsidR="00A67D5A">
        <w:rPr>
          <w:rFonts w:ascii="Times New Roman" w:hAnsi="Times New Roman"/>
          <w:lang w:val="en-US"/>
        </w:rPr>
        <w:t>Increasing temperature accelerate</w:t>
      </w:r>
      <w:r w:rsidR="00CD4D4B">
        <w:rPr>
          <w:rFonts w:ascii="Times New Roman" w:hAnsi="Times New Roman"/>
          <w:lang w:val="en-US"/>
        </w:rPr>
        <w:t>s</w:t>
      </w:r>
      <w:r w:rsidR="00BB24BB">
        <w:rPr>
          <w:rFonts w:ascii="Times New Roman" w:hAnsi="Times New Roman"/>
          <w:lang w:val="en-US"/>
        </w:rPr>
        <w:t xml:space="preserve"> </w:t>
      </w:r>
      <w:r w:rsidR="00B93248">
        <w:rPr>
          <w:rFonts w:ascii="Times New Roman" w:hAnsi="Times New Roman"/>
          <w:lang w:val="en-US"/>
        </w:rPr>
        <w:t>major metabolic processes that drive</w:t>
      </w:r>
      <w:r w:rsidR="00BB24BB">
        <w:rPr>
          <w:rFonts w:ascii="Times New Roman" w:hAnsi="Times New Roman"/>
          <w:lang w:val="en-US"/>
        </w:rPr>
        <w:t xml:space="preserve"> net </w:t>
      </w:r>
      <w:r w:rsidR="00B93248">
        <w:rPr>
          <w:rFonts w:ascii="Times New Roman" w:hAnsi="Times New Roman"/>
          <w:lang w:val="en-US"/>
        </w:rPr>
        <w:t>ecosystem</w:t>
      </w:r>
      <w:r w:rsidR="00BB24BB">
        <w:rPr>
          <w:rFonts w:ascii="Times New Roman" w:hAnsi="Times New Roman"/>
          <w:lang w:val="en-US"/>
        </w:rPr>
        <w:t xml:space="preserve"> production and ecosystem respiration in aquatic and terrestrial ecosystems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&lt;citation&gt;&lt;priority&gt;0&lt;/priority&gt;&lt;uuid&gt;F47542A8-C448-4F1D-9FA2-2966A34FC148&lt;/uuid&gt;&lt;publications&gt;&lt;publication&gt;&lt;subtype&gt;400&lt;/subtype&gt;&lt;title&gt;Effects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[1-4]</w:t>
      </w:r>
      <w:r w:rsidR="005516F6">
        <w:rPr>
          <w:rFonts w:ascii="Times New Roman" w:hAnsi="Times New Roman"/>
          <w:lang w:val="en-US" w:eastAsia="de-DE"/>
        </w:rPr>
        <w:fldChar w:fldCharType="end"/>
      </w:r>
      <w:r w:rsidR="00A67D5A">
        <w:rPr>
          <w:rFonts w:ascii="Times New Roman" w:hAnsi="Times New Roman"/>
          <w:lang w:val="en-US"/>
        </w:rPr>
        <w:t>.</w:t>
      </w:r>
      <w:r w:rsidR="00BB24BB">
        <w:rPr>
          <w:rFonts w:ascii="Times New Roman" w:hAnsi="Times New Roman"/>
          <w:lang w:val="en-US"/>
        </w:rPr>
        <w:t xml:space="preserve"> </w:t>
      </w:r>
      <w:r w:rsidR="00EB5154">
        <w:rPr>
          <w:rFonts w:ascii="Times New Roman" w:hAnsi="Times New Roman"/>
          <w:lang w:val="en-US"/>
        </w:rPr>
        <w:t xml:space="preserve">Highly conserved metabolic processes - photosynthesis and aerobic respiration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&lt;citation&gt;&lt;priority&gt;1&lt;/priority&gt;&lt;uuid&gt;F75CA658-8799-4AC3-A7BD-F13A899BD7DF&lt;/uuid&gt;&lt;publications&gt;&lt;publication&gt;&lt;subtype&gt;400&lt;/subtype&gt;&lt;publisher&gt;Nature Publishing Group&lt;/publisher&gt;&lt;title&gt;Function and functional redundancy in microbial systems&lt;/title&gt;&lt;url&gt;https://www.nature.com/articles/s41559-018-0519-1&lt;/url&gt;&lt;volume&gt;2&lt;/volume&gt;&lt;publication_date&gt;99201806011200000000222000&lt;/publication_date&gt;&lt;uuid&gt;4CEB32ED-587D-4131-946E-F853A8DC54D4&lt;/uuid&gt;&lt;type&gt;400&lt;/type&gt;&lt;number&gt;6&lt;/number&gt;&lt;doi&gt;10.1038/s41559-018-0519-1&lt;/doi&gt;&lt;startpage&gt;936&lt;/startpage&gt;&lt;endpage&gt;9&lt;/endpage&gt;&lt;bundle&gt;&lt;publication&gt;&lt;title&gt;Nature Ecology &amp;amp; Evolution&lt;/title&gt;&lt;uuid&gt;AD4D6281-A6E0-49BD-A7EF-2A9E7CFF75FA&lt;/uuid&gt;&lt;subtype&gt;-100&lt;/subtype&gt;&lt;publisher&gt;Springer US&lt;/publisher&gt;&lt;type&gt;-100&lt;/type&gt;&lt;/publication&gt;&lt;/bundle&gt;&lt;authors&gt;&lt;author&gt;&lt;lastName&gt;Louca&lt;/lastName&gt;&lt;firstName&gt;Stilianos&lt;/firstName&gt;&lt;/author&gt;&lt;author&gt;&lt;lastName&gt;Polz&lt;/lastName&gt;&lt;firstName&gt;Martin&lt;/firstName&gt;&lt;middleNames&gt;F&lt;/middleNames&gt;&lt;/author&gt;&lt;author&gt;&lt;lastName&gt;Mazel&lt;/lastName&gt;&lt;firstName&gt;Florent&lt;/firstName&gt;&lt;/author&gt;&lt;author&gt;&lt;lastName&gt;Albright&lt;/lastName&gt;&lt;firstName&gt;Michaeline&lt;/firstName&gt;&lt;middleNames&gt;B N&lt;/middleNames&gt;&lt;/author&gt;&lt;author&gt;&lt;lastName&gt;Huber&lt;/lastName&gt;&lt;firstName&gt;Julie&lt;/firstName&gt;&lt;middleNames&gt;A&lt;/middleNames&gt;&lt;/author&gt;&lt;author&gt;&lt;lastName&gt;O’Connor&lt;/lastName&gt;&lt;firstName&gt;Mary&lt;/firstName&gt;&lt;middleNames&gt;I&lt;/middleNames&gt;&lt;/author&gt;&lt;author&gt;&lt;lastName&gt;Ackermann&lt;/lastName&gt;&lt;firstName&gt;Martin&lt;/firstName&gt;&lt;/author&gt;&lt;author&gt;&lt;lastName&gt;Hahn&lt;/lastName&gt;&lt;firstName&gt;Aria&lt;/firstName&gt;&lt;middleNames&gt;S&lt;/middleNames&gt;&lt;/author&gt;&lt;author&gt;&lt;lastName&gt;Srivastava&lt;/lastName&gt;&lt;firstName&gt;Diane&lt;/firstName&gt;&lt;middleNames&gt;S&lt;/middleNames&gt;&lt;/author&gt;&lt;author&gt;&lt;lastName&gt;Crowe&lt;/lastName&gt;&lt;firstName&gt;Sean&lt;/firstName&gt;&lt;middleNames&gt;A&lt;/middleNames&gt;&lt;/author&gt;&lt;author&gt;&lt;lastName&gt;Doebeli&lt;/lastName&gt;&lt;firstName&gt;Michael&lt;/firstName&gt;&lt;/author&gt;&lt;author&gt;&lt;lastName&gt;Parfrey&lt;/lastName&gt;&lt;firstName&gt;Laura&lt;/firstName&gt;&lt;middleNames&gt;Wegener&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[5]</w:t>
      </w:r>
      <w:r w:rsidR="005516F6">
        <w:rPr>
          <w:rFonts w:ascii="Times New Roman" w:hAnsi="Times New Roman"/>
          <w:lang w:val="en-US" w:eastAsia="de-DE"/>
        </w:rPr>
        <w:fldChar w:fldCharType="end"/>
      </w:r>
      <w:r w:rsidR="00EB5154">
        <w:rPr>
          <w:rFonts w:ascii="Times New Roman" w:hAnsi="Times New Roman"/>
          <w:lang w:val="en-US"/>
        </w:rPr>
        <w:t xml:space="preserve"> - power somatic growth, maintenance and activity in aerobic organisms. As a result, the effects of temperature on </w:t>
      </w:r>
      <w:r w:rsidR="00990515">
        <w:rPr>
          <w:rFonts w:ascii="Times New Roman" w:hAnsi="Times New Roman"/>
          <w:lang w:val="en-US"/>
        </w:rPr>
        <w:t xml:space="preserve">cellular </w:t>
      </w:r>
      <w:r w:rsidR="00EB5154">
        <w:rPr>
          <w:rFonts w:ascii="Times New Roman" w:hAnsi="Times New Roman"/>
          <w:lang w:val="en-US"/>
        </w:rPr>
        <w:t>photosynthesis and respiration</w:t>
      </w:r>
      <w:r w:rsidR="00697F41">
        <w:rPr>
          <w:rFonts w:ascii="Times New Roman" w:hAnsi="Times New Roman"/>
          <w:lang w:val="en-US"/>
        </w:rPr>
        <w:t xml:space="preserve"> </w:t>
      </w:r>
      <w:r w:rsidR="006A6768">
        <w:rPr>
          <w:rFonts w:ascii="Times New Roman" w:hAnsi="Times New Roman"/>
          <w:lang w:val="en-US"/>
        </w:rPr>
        <w:t xml:space="preserve">have accurately described the </w:t>
      </w:r>
      <w:r w:rsidR="008B7094">
        <w:rPr>
          <w:rFonts w:ascii="Times New Roman" w:hAnsi="Times New Roman"/>
          <w:lang w:val="en-US"/>
        </w:rPr>
        <w:t>exponential increases in ecosystem-scale</w:t>
      </w:r>
      <w:r w:rsidR="00990515">
        <w:rPr>
          <w:rFonts w:ascii="Times New Roman" w:hAnsi="Times New Roman"/>
          <w:lang w:val="en-US"/>
        </w:rPr>
        <w:t xml:space="preserve"> ecosystem productivity (</w:t>
      </w:r>
      <w:r w:rsidR="008B7094">
        <w:rPr>
          <w:rFonts w:ascii="Times New Roman" w:hAnsi="Times New Roman"/>
          <w:lang w:val="en-US"/>
        </w:rPr>
        <w:t>N</w:t>
      </w:r>
      <w:r w:rsidR="00990515">
        <w:rPr>
          <w:rFonts w:ascii="Times New Roman" w:hAnsi="Times New Roman"/>
          <w:lang w:val="en-US"/>
        </w:rPr>
        <w:t>E</w:t>
      </w:r>
      <w:r w:rsidR="008B7094">
        <w:rPr>
          <w:rFonts w:ascii="Times New Roman" w:hAnsi="Times New Roman"/>
          <w:lang w:val="en-US"/>
        </w:rPr>
        <w:t>P</w:t>
      </w:r>
      <w:r w:rsidR="00990515">
        <w:rPr>
          <w:rFonts w:ascii="Times New Roman" w:hAnsi="Times New Roman"/>
          <w:lang w:val="en-US"/>
        </w:rPr>
        <w:t>)</w:t>
      </w:r>
      <w:r w:rsidR="008B7094">
        <w:rPr>
          <w:rFonts w:ascii="Times New Roman" w:hAnsi="Times New Roman"/>
          <w:lang w:val="en-US"/>
        </w:rPr>
        <w:t xml:space="preserve"> and</w:t>
      </w:r>
      <w:r w:rsidR="00990515">
        <w:rPr>
          <w:rFonts w:ascii="Times New Roman" w:hAnsi="Times New Roman"/>
          <w:lang w:val="en-US"/>
        </w:rPr>
        <w:t xml:space="preserve"> respiration</w:t>
      </w:r>
      <w:r w:rsidR="008B7094">
        <w:rPr>
          <w:rFonts w:ascii="Times New Roman" w:hAnsi="Times New Roman"/>
          <w:lang w:val="en-US"/>
        </w:rPr>
        <w:t xml:space="preserve"> </w:t>
      </w:r>
      <w:r w:rsidR="00990515">
        <w:rPr>
          <w:rFonts w:ascii="Times New Roman" w:hAnsi="Times New Roman"/>
          <w:lang w:val="en-US"/>
        </w:rPr>
        <w:t>(</w:t>
      </w:r>
      <w:r w:rsidR="008B7094">
        <w:rPr>
          <w:rFonts w:ascii="Times New Roman" w:hAnsi="Times New Roman"/>
          <w:lang w:val="en-US"/>
        </w:rPr>
        <w:t>ER</w:t>
      </w:r>
      <w:r w:rsidR="00990515">
        <w:rPr>
          <w:rFonts w:ascii="Times New Roman" w:hAnsi="Times New Roman"/>
          <w:lang w:val="en-US"/>
        </w:rPr>
        <w:t>)</w:t>
      </w:r>
      <w:r w:rsidR="008B7094">
        <w:rPr>
          <w:rFonts w:ascii="Times New Roman" w:hAnsi="Times New Roman"/>
          <w:lang w:val="en-US"/>
        </w:rPr>
        <w:t xml:space="preserve"> in aquatic systems across macroecological thermal gradients, after accounting for body size</w:t>
      </w:r>
      <w:r w:rsidR="00C3032C">
        <w:rPr>
          <w:rFonts w:ascii="Times New Roman" w:hAnsi="Times New Roman"/>
          <w:lang w:val="en-US"/>
        </w:rPr>
        <w:t>, nutrient content</w:t>
      </w:r>
      <w:r w:rsidR="008B7094">
        <w:rPr>
          <w:rFonts w:ascii="Times New Roman" w:hAnsi="Times New Roman"/>
          <w:lang w:val="en-US"/>
        </w:rPr>
        <w:t xml:space="preserve"> and light availability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&lt;citation&gt;&lt;priority&gt;2&lt;/priority&gt;&lt;uuid&gt;2E5B7B79-2660-4431-93F7-F6897E9BA586&lt;/uuid&gt;&lt;publications&gt;&lt;publication&gt;&lt;subtype&gt;400&lt;/subtype&gt;&lt;title&gt;Temperature and the biogeography of algal stoichiometry&lt;/title&gt;&lt;url&gt;http://doi.wiley.com/10.1111/geb.12280&lt;/url&gt;&lt;volume&gt;24&lt;/volume&gt;&lt;publication_date&gt;99201501201200000000222000&lt;/publication_date&gt;&lt;uuid&gt;6E39150C-ABB9-4D64-8923-7F83B1415123&lt;/uuid&gt;&lt;type&gt;400&lt;/type&gt;&lt;number&gt;5&lt;/number&gt;&lt;citekey&gt;YvonDurocher:2015im&lt;/citekey&gt;&lt;subtitle&gt;Temperature dependence of algal stoichiometry&lt;/subtitle&gt;&lt;doi&gt;10.1111/geb.12280&lt;/doi&gt;&lt;startpage&gt;562&lt;/startpage&gt;&lt;endpage&gt;570&lt;/endpage&gt;&lt;bundle&gt;&lt;publication&gt;&lt;title&gt;Global Ecology and Biogeography&lt;/title&gt;&lt;uuid&gt;1B33895D-B702-4CC9-804B-80272BD0C138&lt;/uuid&gt;&lt;subtype&gt;-100&lt;/subtype&gt;&lt;type&gt;-100&lt;/type&gt;&lt;/publication&gt;&lt;/bundle&gt;&lt;authors&gt;&lt;author&gt;&lt;lastName&gt;Yvon-Durocher&lt;/lastName&gt;&lt;firstName&gt;Gabriel&lt;/firstName&gt;&lt;/author&gt;&lt;author&gt;&lt;lastName&gt;Dossena&lt;/lastName&gt;&lt;firstName&gt;Matteo&lt;/firstName&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The metabolic theory of ecology and algal bloom formation. &lt;/title&gt;&lt;volume&gt;53&lt;/volume&gt;&lt;publication_date&gt;99200809031200000000222000&lt;/publication_date&gt;&lt;uuid&gt;36296078-024B-44AC-954E-C99A21524741&lt;/uuid&gt;&lt;type&gt;400&lt;/type&gt;&lt;number&gt;5&lt;/number&gt;&lt;citekey&gt;LopezUrrutia:2008vy&lt;/citekey&gt;&lt;startpage&gt;2046&lt;/startpage&gt;&lt;endpage&gt;2047&lt;/endpage&gt;&lt;bundle&gt;&lt;publication&gt;&lt;title&gt;Limnology and Oceanography&lt;/title&gt;&lt;uuid&gt;77146A2F-59A8-4EB7-B799-1CB32F322414&lt;/uuid&gt;&lt;subtype&gt;-100&lt;/subtype&gt;&lt;publisher&gt;Wiley-Blackwell&lt;/publisher&gt;&lt;type&gt;-100&lt;/type&gt;&lt;/publication&gt;&lt;/bundle&gt;&lt;authors&gt;&lt;author&gt;&lt;lastName&gt;Lopez-Urrutia&lt;/lastName&gt;&lt;firstName&gt;Ángel&lt;/firstName&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[4,6,7]</w:t>
      </w:r>
      <w:r w:rsidR="005516F6">
        <w:rPr>
          <w:rFonts w:ascii="Times New Roman" w:hAnsi="Times New Roman"/>
          <w:lang w:val="en-US" w:eastAsia="de-DE"/>
        </w:rPr>
        <w:fldChar w:fldCharType="end"/>
      </w:r>
      <w:r w:rsidR="00697F41">
        <w:rPr>
          <w:rFonts w:ascii="Times New Roman" w:hAnsi="Times New Roman"/>
          <w:lang w:val="en-US"/>
        </w:rPr>
        <w:t>.</w:t>
      </w:r>
      <w:r w:rsidR="00EB5154">
        <w:rPr>
          <w:rFonts w:ascii="Times New Roman" w:hAnsi="Times New Roman"/>
          <w:lang w:val="en-US"/>
        </w:rPr>
        <w:t xml:space="preserve"> The</w:t>
      </w:r>
      <w:r w:rsidR="00E534B1">
        <w:rPr>
          <w:rFonts w:ascii="Times New Roman" w:hAnsi="Times New Roman"/>
          <w:lang w:val="en-US"/>
        </w:rPr>
        <w:t xml:space="preserve"> ecological</w:t>
      </w:r>
      <w:r w:rsidR="00EB5154">
        <w:rPr>
          <w:rFonts w:ascii="Times New Roman" w:hAnsi="Times New Roman"/>
          <w:lang w:val="en-US"/>
        </w:rPr>
        <w:t xml:space="preserve"> importance of temperature-dependent </w:t>
      </w:r>
      <w:r w:rsidR="00C361E9" w:rsidRPr="00C361E9">
        <w:rPr>
          <w:rFonts w:ascii="Times New Roman" w:hAnsi="Times New Roman"/>
          <w:i/>
          <w:lang w:val="en-US"/>
        </w:rPr>
        <w:t>per capita</w:t>
      </w:r>
      <w:r w:rsidR="00C361E9">
        <w:rPr>
          <w:rFonts w:ascii="Times New Roman" w:hAnsi="Times New Roman"/>
          <w:lang w:val="en-US"/>
        </w:rPr>
        <w:t xml:space="preserve"> </w:t>
      </w:r>
      <w:r w:rsidR="00EB5154">
        <w:rPr>
          <w:rFonts w:ascii="Times New Roman" w:hAnsi="Times New Roman"/>
          <w:lang w:val="en-US"/>
        </w:rPr>
        <w:t>metaboli</w:t>
      </w:r>
      <w:r w:rsidR="00E534B1">
        <w:rPr>
          <w:rFonts w:ascii="Times New Roman" w:hAnsi="Times New Roman"/>
          <w:lang w:val="en-US"/>
        </w:rPr>
        <w:t>c rates</w:t>
      </w:r>
      <w:r w:rsidR="00EB5154">
        <w:rPr>
          <w:rFonts w:ascii="Times New Roman" w:hAnsi="Times New Roman"/>
          <w:lang w:val="en-US"/>
        </w:rPr>
        <w:t xml:space="preserve"> has </w:t>
      </w:r>
      <w:r w:rsidR="00F67329">
        <w:rPr>
          <w:rFonts w:ascii="Times New Roman" w:hAnsi="Times New Roman"/>
          <w:lang w:val="en-US"/>
        </w:rPr>
        <w:t xml:space="preserve">supported </w:t>
      </w:r>
      <w:r w:rsidR="00EB5154">
        <w:rPr>
          <w:rFonts w:ascii="Times New Roman" w:hAnsi="Times New Roman"/>
          <w:lang w:val="en-US"/>
        </w:rPr>
        <w:t>the use of metabolic models</w:t>
      </w:r>
      <w:r w:rsidR="00E534B1">
        <w:rPr>
          <w:rFonts w:ascii="Times New Roman" w:hAnsi="Times New Roman"/>
          <w:lang w:val="en-US"/>
        </w:rPr>
        <w:t xml:space="preserve"> </w:t>
      </w:r>
      <w:r w:rsidR="00EB5154">
        <w:rPr>
          <w:rFonts w:ascii="Times New Roman" w:hAnsi="Times New Roman"/>
          <w:lang w:val="en-US"/>
        </w:rPr>
        <w:t>to understand and predict ecological change</w:t>
      </w:r>
      <w:r w:rsidR="00F67329">
        <w:rPr>
          <w:rFonts w:ascii="Times New Roman" w:hAnsi="Times New Roman"/>
          <w:lang w:val="en-US"/>
        </w:rPr>
        <w:t xml:space="preserve"> </w:t>
      </w:r>
      <w:r w:rsidR="00EB5154">
        <w:rPr>
          <w:rFonts w:ascii="Times New Roman" w:hAnsi="Times New Roman"/>
          <w:lang w:val="en-US"/>
        </w:rPr>
        <w:t xml:space="preserve">from local to global </w:t>
      </w:r>
      <w:r w:rsidR="00F67329">
        <w:rPr>
          <w:rFonts w:ascii="Times New Roman" w:hAnsi="Times New Roman"/>
          <w:lang w:val="en-US"/>
        </w:rPr>
        <w:t xml:space="preserve">scales </w:t>
      </w:r>
      <w:r w:rsidR="00EB5154">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&lt;citation&gt;&lt;priority&gt;0&lt;/priority&gt;&lt;uuid&gt;24590BAF-282A-490B-9AFC-14F437DF67A1&lt;/uuid&gt;&lt;publications&gt;&lt;publication&gt;&lt;subtype&gt;400&lt;/subtype&gt;&lt;publisher&gt;Nature Publishing Group&lt;/publisher&gt;&lt;title&gt;Signature of ocean warming in global fisheries catch&lt;/title&gt;&lt;url&gt;http://dx.doi.org/10.1038/nature12156&lt;/url&gt;&lt;volume&gt;497&lt;/volume&gt;&lt;publication_date&gt;99201305081200000000222000&lt;/publication_date&gt;&lt;uuid&gt;C80E0C73-7AD0-44C1-9C1F-35C487DF6370&lt;/uuid&gt;&lt;type&gt;400&lt;/type&gt;&lt;number&gt;7449&lt;/number&gt;&lt;citekey&gt;Cheung:2013gk&lt;/citekey&gt;&lt;doi&gt;10.1038/nature12156&lt;/doi&gt;&lt;startpage&gt;365&lt;/startpage&gt;&lt;endpage&gt;368&lt;/endpage&gt;&lt;bundle&gt;&lt;publication&gt;&lt;title&gt;Nature&lt;/title&gt;&lt;uuid&gt;1E66545D-ED78-4DE1-A0EA-F9C01907FE6A&lt;/uuid&gt;&lt;subtype&gt;-100&lt;/subtype&gt;&lt;publisher&gt;Nature Publishing Group&lt;/publisher&gt;&lt;type&gt;-100&lt;/type&gt;&lt;/publication&gt;&lt;/bundle&gt;&lt;authors&gt;&lt;author&gt;&lt;lastName&gt;Cheung&lt;/lastName&gt;&lt;firstName&gt;William&lt;/firstName&gt;&lt;middleNames&gt;W L&lt;/middleNames&gt;&lt;/author&gt;&lt;author&gt;&lt;lastName&gt;Watson&lt;/lastName&gt;&lt;firstName&gt;Reg&lt;/firstName&gt;&lt;/author&gt;&lt;author&gt;&lt;lastName&gt;Pauly&lt;/lastName&gt;&lt;firstName&gt;Daniel&lt;/firstName&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EB5154">
        <w:rPr>
          <w:rFonts w:ascii="Times New Roman" w:hAnsi="Times New Roman"/>
          <w:lang w:val="en-US"/>
        </w:rPr>
        <w:fldChar w:fldCharType="separate"/>
      </w:r>
      <w:r w:rsidR="005516F6">
        <w:rPr>
          <w:rFonts w:ascii="Times New Roman" w:hAnsi="Times New Roman"/>
          <w:lang w:val="en-US" w:eastAsia="de-DE"/>
        </w:rPr>
        <w:t>[3,4,8]</w:t>
      </w:r>
      <w:r w:rsidR="00EB5154">
        <w:rPr>
          <w:rFonts w:ascii="Times New Roman" w:hAnsi="Times New Roman"/>
          <w:lang w:val="en-US"/>
        </w:rPr>
        <w:fldChar w:fldCharType="end"/>
      </w:r>
      <w:r w:rsidR="00D53BD3">
        <w:rPr>
          <w:rFonts w:ascii="Times New Roman" w:hAnsi="Times New Roman"/>
          <w:lang w:val="en-US"/>
        </w:rPr>
        <w:t>. This has been a general theme in the metabolic theory of ecology (MTE)</w:t>
      </w:r>
      <w:r w:rsidR="00EB5154">
        <w:rPr>
          <w:rFonts w:ascii="Times New Roman" w:hAnsi="Times New Roman"/>
          <w:lang w:val="en-US"/>
        </w:rPr>
        <w:t>.</w:t>
      </w:r>
      <w:r w:rsidR="00E534B1">
        <w:rPr>
          <w:rFonts w:ascii="Times New Roman" w:hAnsi="Times New Roman"/>
          <w:lang w:val="en-US"/>
        </w:rPr>
        <w:t xml:space="preserve"> </w:t>
      </w:r>
      <w:r w:rsidR="00A67D5A">
        <w:rPr>
          <w:rFonts w:ascii="Times New Roman" w:hAnsi="Times New Roman"/>
          <w:lang w:val="en-US"/>
        </w:rPr>
        <w:t xml:space="preserve">Models that associate change in ecosystem scale </w:t>
      </w:r>
      <w:r w:rsidR="00E534B1">
        <w:rPr>
          <w:rFonts w:ascii="Times New Roman" w:hAnsi="Times New Roman"/>
          <w:lang w:val="en-US"/>
        </w:rPr>
        <w:t xml:space="preserve">metabolism (e.g., oxygen or carbon flux) </w:t>
      </w:r>
      <w:r w:rsidR="00A67D5A">
        <w:rPr>
          <w:rFonts w:ascii="Times New Roman" w:hAnsi="Times New Roman"/>
          <w:lang w:val="en-US"/>
        </w:rPr>
        <w:t>with individual-level oxygen production and respiration</w:t>
      </w:r>
      <w:r w:rsidR="00C91116">
        <w:rPr>
          <w:rFonts w:ascii="Times New Roman" w:hAnsi="Times New Roman"/>
          <w:lang w:val="en-US"/>
        </w:rPr>
        <w:t>, but bypass the complexity of population and community dynamics</w:t>
      </w:r>
      <w:r w:rsidR="00F67329">
        <w:rPr>
          <w:rFonts w:ascii="Times New Roman" w:hAnsi="Times New Roman"/>
          <w:lang w:val="en-US"/>
        </w:rPr>
        <w:t xml:space="preserve"> at intermediate biological scales</w:t>
      </w:r>
      <w:r w:rsidR="00C91116">
        <w:rPr>
          <w:rFonts w:ascii="Times New Roman" w:hAnsi="Times New Roman"/>
          <w:lang w:val="en-US"/>
        </w:rPr>
        <w:t>,</w:t>
      </w:r>
      <w:r w:rsidR="00A67D5A">
        <w:rPr>
          <w:rFonts w:ascii="Times New Roman" w:hAnsi="Times New Roman"/>
          <w:lang w:val="en-US"/>
        </w:rPr>
        <w:t xml:space="preserve"> </w:t>
      </w:r>
      <w:r w:rsidR="00BB24BB">
        <w:rPr>
          <w:rFonts w:ascii="Times New Roman" w:hAnsi="Times New Roman"/>
          <w:lang w:val="en-US"/>
        </w:rPr>
        <w:t xml:space="preserve">provide much needed predictability for how climate change affects ecosystem functions when ecosystems are compared across broad spatial or temporal thermal gradients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&lt;citation&gt;&lt;priority&gt;4&lt;/priority&gt;&lt;uuid&gt;B4BE94E8-030E-49B7-ACEB-5A6FB7DC777F&lt;/uuid&gt;&lt;publications&gt;&lt;publication&gt;&lt;subtype&gt;400&lt;/subtype&gt;&lt;title&gt;Scaling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Amplified temperature dependence in ecosystems developing on the lava flows of Mauna Loa, Hawai'i&lt;/title&gt;&lt;url&gt;http://www.pnas.org/content/105/1/228.abstract&lt;/url&gt;&lt;volume&gt;105&lt;/volume&gt;&lt;publication_date&gt;99200801081200000000222000&lt;/publication_date&gt;&lt;uuid&gt;866952C8-B74D-4BEE-8373-08EB7EB7072D&lt;/uuid&gt;&lt;type&gt;400&lt;/type&gt;&lt;number&gt;1&lt;/number&gt;&lt;citekey&gt;AndersonTeixeira:2008iq&lt;/citekey&gt;&lt;subtitle&gt;Proceedings of the National Academy of Sciences&lt;/subtitle&gt;&lt;doi&gt;10.1073/pnas.0710214104&lt;/doi&gt;&lt;startpage&gt;228&lt;/startpage&gt;&lt;endpage&gt;233&lt;/endpage&gt;&lt;bundle&gt;&lt;publication&gt;&lt;title&gt;Proceedings of the National Academy of Sciences&lt;/title&gt;&lt;uuid&gt;94160E19-4672-426B-9DEE-8C4312AD5475&lt;/uuid&gt;&lt;subtype&gt;-100&lt;/subtype&gt;&lt;type&gt;-100&lt;/type&gt;&lt;/publication&gt;&lt;/bundle&gt;&lt;authors&gt;&lt;author&gt;&lt;lastName&gt;Anderson-Teixeira&lt;/lastName&gt;&lt;firstName&gt;K&lt;/firstName&gt;&lt;middleNames&gt;J&lt;/middleNames&gt;&lt;/author&gt;&lt;author&gt;&lt;lastName&gt;Vitousek&lt;/lastName&gt;&lt;firstName&gt;P&lt;/firstName&gt;&lt;middleNames&gt;M&lt;/middleNames&gt;&lt;/author&gt;&lt;author&gt;&lt;lastName&gt;Brown&lt;/lastName&gt;&lt;firstName&gt;J&lt;/firstName&gt;&lt;middleNames&gt;H&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[2,4,9]</w:t>
      </w:r>
      <w:r w:rsidR="005516F6">
        <w:rPr>
          <w:rFonts w:ascii="Times New Roman" w:hAnsi="Times New Roman"/>
          <w:lang w:val="en-US" w:eastAsia="de-DE"/>
        </w:rPr>
        <w:fldChar w:fldCharType="end"/>
      </w:r>
      <w:r w:rsidR="00B973F1">
        <w:rPr>
          <w:rFonts w:ascii="Times New Roman" w:hAnsi="Times New Roman"/>
          <w:lang w:val="en-US"/>
        </w:rPr>
        <w:t xml:space="preserve">. </w:t>
      </w:r>
    </w:p>
    <w:p w14:paraId="09EF3E67" w14:textId="3FFD980E" w:rsidR="008436EB" w:rsidRDefault="00F67329" w:rsidP="008436EB">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R</w:t>
      </w:r>
      <w:r w:rsidR="00EB5154">
        <w:rPr>
          <w:rFonts w:ascii="Times New Roman" w:hAnsi="Times New Roman"/>
          <w:lang w:val="en-US"/>
        </w:rPr>
        <w:t>econcil</w:t>
      </w:r>
      <w:r>
        <w:rPr>
          <w:rFonts w:ascii="Times New Roman" w:hAnsi="Times New Roman"/>
          <w:lang w:val="en-US"/>
        </w:rPr>
        <w:t>ing</w:t>
      </w:r>
      <w:r w:rsidR="00E534B1">
        <w:rPr>
          <w:rFonts w:ascii="Times New Roman" w:hAnsi="Times New Roman"/>
          <w:lang w:val="en-US"/>
        </w:rPr>
        <w:t xml:space="preserve"> the high explanatory power of</w:t>
      </w:r>
      <w:r w:rsidR="00EB5154">
        <w:rPr>
          <w:rFonts w:ascii="Times New Roman" w:hAnsi="Times New Roman"/>
          <w:lang w:val="en-US"/>
        </w:rPr>
        <w:t xml:space="preserve"> </w:t>
      </w:r>
      <w:r w:rsidR="00E534B1">
        <w:rPr>
          <w:rFonts w:ascii="Times New Roman" w:hAnsi="Times New Roman"/>
          <w:lang w:val="en-US"/>
        </w:rPr>
        <w:t>general</w:t>
      </w:r>
      <w:r w:rsidR="00EB5154">
        <w:rPr>
          <w:rFonts w:ascii="Times New Roman" w:hAnsi="Times New Roman"/>
          <w:lang w:val="en-US"/>
        </w:rPr>
        <w:t xml:space="preserve"> temperature</w:t>
      </w:r>
      <w:r w:rsidR="00990515">
        <w:rPr>
          <w:rFonts w:ascii="Times New Roman" w:hAnsi="Times New Roman"/>
          <w:lang w:val="en-US"/>
        </w:rPr>
        <w:t>-</w:t>
      </w:r>
      <w:r w:rsidR="00EB5154">
        <w:rPr>
          <w:rFonts w:ascii="Times New Roman" w:hAnsi="Times New Roman"/>
          <w:lang w:val="en-US"/>
        </w:rPr>
        <w:t xml:space="preserve">dependent metabolic scaling models </w:t>
      </w:r>
      <w:r w:rsidR="00E534B1">
        <w:rPr>
          <w:rFonts w:ascii="Times New Roman" w:hAnsi="Times New Roman"/>
          <w:lang w:val="en-US"/>
        </w:rPr>
        <w:t xml:space="preserve">at macroecological scales </w:t>
      </w:r>
      <w:r w:rsidR="00EB5154">
        <w:rPr>
          <w:rFonts w:ascii="Times New Roman" w:hAnsi="Times New Roman"/>
          <w:lang w:val="en-US"/>
        </w:rPr>
        <w:t>with the well-document</w:t>
      </w:r>
      <w:r w:rsidR="00CD5C2A">
        <w:rPr>
          <w:rFonts w:ascii="Times New Roman" w:hAnsi="Times New Roman"/>
          <w:lang w:val="en-US"/>
        </w:rPr>
        <w:t>ed</w:t>
      </w:r>
      <w:r w:rsidR="00E534B1">
        <w:rPr>
          <w:rFonts w:ascii="Times New Roman" w:hAnsi="Times New Roman"/>
          <w:lang w:val="en-US"/>
        </w:rPr>
        <w:t xml:space="preserve"> contingencies of</w:t>
      </w:r>
      <w:r w:rsidR="00EB5154">
        <w:rPr>
          <w:rFonts w:ascii="Times New Roman" w:hAnsi="Times New Roman"/>
          <w:lang w:val="en-US"/>
        </w:rPr>
        <w:t xml:space="preserve"> </w:t>
      </w:r>
      <w:r w:rsidR="00E534B1">
        <w:rPr>
          <w:rFonts w:ascii="Times New Roman" w:hAnsi="Times New Roman"/>
          <w:lang w:val="en-US"/>
        </w:rPr>
        <w:t>how</w:t>
      </w:r>
      <w:r w:rsidR="00CD5C2A">
        <w:rPr>
          <w:rFonts w:ascii="Times New Roman" w:hAnsi="Times New Roman"/>
          <w:lang w:val="en-US"/>
        </w:rPr>
        <w:t xml:space="preserve"> temperature </w:t>
      </w:r>
      <w:r w:rsidR="00E534B1">
        <w:rPr>
          <w:rFonts w:ascii="Times New Roman" w:hAnsi="Times New Roman"/>
          <w:lang w:val="en-US"/>
        </w:rPr>
        <w:t xml:space="preserve">affects </w:t>
      </w:r>
      <w:r w:rsidR="00CD5C2A">
        <w:rPr>
          <w:rFonts w:ascii="Times New Roman" w:hAnsi="Times New Roman"/>
          <w:lang w:val="en-US"/>
        </w:rPr>
        <w:t xml:space="preserve">community level outcomes of </w:t>
      </w:r>
      <w:r w:rsidR="00C91116">
        <w:rPr>
          <w:rFonts w:ascii="Times New Roman" w:hAnsi="Times New Roman"/>
          <w:lang w:val="en-US"/>
        </w:rPr>
        <w:t xml:space="preserve">population dynamics and </w:t>
      </w:r>
      <w:r w:rsidR="00CD5C2A">
        <w:rPr>
          <w:rFonts w:ascii="Times New Roman" w:hAnsi="Times New Roman"/>
          <w:lang w:val="en-US"/>
        </w:rPr>
        <w:t>species interactions</w:t>
      </w:r>
      <w:r>
        <w:rPr>
          <w:rFonts w:ascii="Times New Roman" w:hAnsi="Times New Roman"/>
          <w:lang w:val="en-US"/>
        </w:rPr>
        <w:t xml:space="preserve"> at intermediate scales has been challenging</w:t>
      </w:r>
      <w:r w:rsidR="00E534B1">
        <w:rPr>
          <w:rFonts w:ascii="Times New Roman" w:hAnsi="Times New Roman"/>
          <w:lang w:val="en-US"/>
        </w:rPr>
        <w:t xml:space="preserve"> </w:t>
      </w:r>
      <w:r w:rsidR="009018B9">
        <w:rPr>
          <w:rFonts w:ascii="Times New Roman" w:hAnsi="Times New Roman"/>
          <w:lang w:val="en-US" w:eastAsia="de-DE"/>
        </w:rPr>
        <w:t>[10-17]</w:t>
      </w:r>
      <w:r w:rsidR="00CD5C2A">
        <w:rPr>
          <w:rFonts w:ascii="Times New Roman" w:hAnsi="Times New Roman"/>
          <w:lang w:val="en-US"/>
        </w:rPr>
        <w:t xml:space="preserve">. </w:t>
      </w:r>
      <w:r w:rsidR="00697F41">
        <w:rPr>
          <w:rFonts w:ascii="Times New Roman" w:hAnsi="Times New Roman"/>
          <w:lang w:val="en-US"/>
        </w:rPr>
        <w:t xml:space="preserve">Whether at macro-ecological or community (e.g., single-site) scales, ecosystem-level functions (ER, NEP) or biomass is simply the sum of </w:t>
      </w:r>
      <w:r w:rsidR="00697F41" w:rsidRPr="00D05A26">
        <w:rPr>
          <w:rFonts w:ascii="Times New Roman" w:hAnsi="Times New Roman"/>
          <w:i/>
          <w:lang w:val="en-US"/>
        </w:rPr>
        <w:t>per capita</w:t>
      </w:r>
      <w:r w:rsidR="00697F41">
        <w:rPr>
          <w:rFonts w:ascii="Times New Roman" w:hAnsi="Times New Roman"/>
          <w:lang w:val="en-US"/>
        </w:rPr>
        <w:t xml:space="preserve"> function (respiration, net photosynthesis) and biomass.</w:t>
      </w:r>
      <w:r w:rsidR="008436EB">
        <w:rPr>
          <w:rFonts w:ascii="Times New Roman" w:hAnsi="Times New Roman"/>
          <w:lang w:val="en-US"/>
        </w:rPr>
        <w:t xml:space="preserve"> </w:t>
      </w:r>
      <w:r w:rsidR="00727869">
        <w:rPr>
          <w:rFonts w:ascii="Times New Roman" w:hAnsi="Times New Roman"/>
          <w:lang w:val="en-US"/>
        </w:rPr>
        <w:t>Metabolic theory model</w:t>
      </w:r>
      <w:r w:rsidR="003D4DA7">
        <w:rPr>
          <w:rFonts w:ascii="Times New Roman" w:hAnsi="Times New Roman"/>
          <w:lang w:val="en-US"/>
        </w:rPr>
        <w:t>s</w:t>
      </w:r>
      <w:r w:rsidR="00727869">
        <w:rPr>
          <w:rFonts w:ascii="Times New Roman" w:hAnsi="Times New Roman"/>
          <w:lang w:val="en-US"/>
        </w:rPr>
        <w:t xml:space="preserve"> </w:t>
      </w:r>
      <w:r w:rsidR="003D4DA7">
        <w:rPr>
          <w:rFonts w:ascii="Times New Roman" w:hAnsi="Times New Roman"/>
          <w:lang w:val="en-US"/>
        </w:rPr>
        <w:t>applied at</w:t>
      </w:r>
      <w:r w:rsidR="00727869">
        <w:rPr>
          <w:rFonts w:ascii="Times New Roman" w:hAnsi="Times New Roman"/>
          <w:lang w:val="en-US"/>
        </w:rPr>
        <w:t xml:space="preserve"> macro-ecological scales assume that the relationship </w:t>
      </w:r>
      <w:r w:rsidR="00727869">
        <w:rPr>
          <w:rFonts w:ascii="Times New Roman" w:hAnsi="Times New Roman"/>
          <w:lang w:val="en-US"/>
        </w:rPr>
        <w:lastRenderedPageBreak/>
        <w:t xml:space="preserve">between temperature and community-level distributions of body sizes and traits is constant in time, or </w:t>
      </w:r>
      <w:r w:rsidR="003D4DA7">
        <w:rPr>
          <w:rFonts w:ascii="Times New Roman" w:hAnsi="Times New Roman"/>
          <w:lang w:val="en-US"/>
        </w:rPr>
        <w:t xml:space="preserve">that communities are </w:t>
      </w:r>
      <w:r w:rsidR="00727869">
        <w:rPr>
          <w:rFonts w:ascii="Times New Roman" w:hAnsi="Times New Roman"/>
          <w:lang w:val="en-US"/>
        </w:rPr>
        <w:t xml:space="preserve">at stable state so that descriptions of community </w:t>
      </w:r>
      <w:r w:rsidR="003D4DA7">
        <w:rPr>
          <w:rFonts w:ascii="Times New Roman" w:hAnsi="Times New Roman"/>
          <w:lang w:val="en-US"/>
        </w:rPr>
        <w:t xml:space="preserve">structure </w:t>
      </w:r>
      <w:r w:rsidR="00727869">
        <w:rPr>
          <w:rFonts w:ascii="Times New Roman" w:hAnsi="Times New Roman"/>
          <w:lang w:val="en-US"/>
        </w:rPr>
        <w:t xml:space="preserve">apply to future states of the community under the same abiotic conditions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&lt;citation&gt;&lt;priority&gt;6&lt;/priority&gt;&lt;uuid&gt;58C529C6-31BC-4AEB-B192-5F6674ECD482&lt;/uuid&gt;&lt;publications&gt;&lt;publication&gt;&lt;subtype&gt;400&lt;/subtype&gt;&lt;title&gt;Scaling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Plant allometry, stoichiometry and the temperature-dependence of primary productivity&lt;/title&gt;&lt;url&gt;http://doi.wiley.com/10.1111/j.1466-822X.2005.00187.x&lt;/url&gt;&lt;volume&gt;14&lt;/volume&gt;&lt;publication_date&gt;99200509291200000000222000&lt;/publication_date&gt;&lt;uuid&gt;E2A3B982-83A2-48B2-ADBC-77139AC81DCE&lt;/uuid&gt;&lt;type&gt;400&lt;/type&gt;&lt;number&gt;6&lt;/number&gt;&lt;subtitle&gt;Plant allometry, stoichiometry and productivity&lt;/subtitle&gt;&lt;doi&gt;10.1111/j.1466-822X.2005.00187.x&lt;/doi&gt;&lt;startpage&gt;585&lt;/startpage&gt;&lt;endpage&gt;598&lt;/endpage&gt;&lt;bundle&gt;&lt;publication&gt;&lt;title&gt;Global Ecology and Biogeography&lt;/title&gt;&lt;uuid&gt;1B33895D-B702-4CC9-804B-80272BD0C138&lt;/uuid&gt;&lt;subtype&gt;-100&lt;/subtype&gt;&lt;type&gt;-100&lt;/type&gt;&lt;/publication&gt;&lt;/bundle&gt;&lt;authors&gt;&lt;author&gt;&lt;lastName&gt;Kerkhoff&lt;/lastName&gt;&lt;firstName&gt;Andrew&lt;/firstName&gt;&lt;middleNames&gt;J&lt;/middleNames&gt;&lt;/author&gt;&lt;author&gt;&lt;lastName&gt;Enquist&lt;/lastName&gt;&lt;firstName&gt;Brian&lt;/firstName&gt;&lt;middleNames&gt;J&lt;/middleNames&gt;&lt;/author&gt;&lt;author&gt;&lt;lastName&gt;Elser&lt;/lastName&gt;&lt;firstName&gt;James&lt;/firstName&gt;&lt;middleNames&gt;J&lt;/middleNames&gt;&lt;/author&gt;&lt;author&gt;&lt;lastName&gt;Fagan&lt;/lastName&gt;&lt;firstName&gt;William&lt;/firstName&gt;&lt;middleNames&gt;F&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[10-12]</w:t>
      </w:r>
      <w:r w:rsidR="00583444">
        <w:rPr>
          <w:rFonts w:ascii="Times New Roman" w:hAnsi="Times New Roman"/>
          <w:lang w:val="en-US" w:eastAsia="de-DE"/>
        </w:rPr>
        <w:fldChar w:fldCharType="end"/>
      </w:r>
      <w:r w:rsidR="00727869">
        <w:rPr>
          <w:rFonts w:ascii="Times New Roman" w:hAnsi="Times New Roman"/>
          <w:lang w:val="en-US"/>
        </w:rPr>
        <w:t xml:space="preserve">.  </w:t>
      </w:r>
      <w:r w:rsidR="00C91116">
        <w:rPr>
          <w:rFonts w:ascii="Times New Roman" w:hAnsi="Times New Roman"/>
          <w:lang w:val="en-US"/>
        </w:rPr>
        <w:t xml:space="preserve">Yet, </w:t>
      </w:r>
      <w:r w:rsidR="008436EB">
        <w:rPr>
          <w:rFonts w:ascii="Times New Roman" w:hAnsi="Times New Roman"/>
          <w:lang w:val="en-US"/>
        </w:rPr>
        <w:t>at local scales, species interactions can</w:t>
      </w:r>
      <w:r w:rsidR="00FC308A">
        <w:rPr>
          <w:rFonts w:ascii="Times New Roman" w:hAnsi="Times New Roman"/>
          <w:lang w:val="en-US"/>
        </w:rPr>
        <w:t xml:space="preserve"> </w:t>
      </w:r>
      <w:r w:rsidR="008436EB">
        <w:rPr>
          <w:rFonts w:ascii="Times New Roman" w:hAnsi="Times New Roman"/>
          <w:lang w:val="en-US"/>
        </w:rPr>
        <w:t xml:space="preserve">influence </w:t>
      </w:r>
      <w:r w:rsidR="003D4DA7">
        <w:rPr>
          <w:rFonts w:ascii="Times New Roman" w:hAnsi="Times New Roman"/>
          <w:lang w:val="en-US"/>
        </w:rPr>
        <w:t>biomass of primary producers</w:t>
      </w:r>
      <w:r w:rsidR="00697F41">
        <w:rPr>
          <w:rFonts w:ascii="Times New Roman" w:hAnsi="Times New Roman"/>
          <w:lang w:val="en-US"/>
        </w:rPr>
        <w:t xml:space="preserve">, </w:t>
      </w:r>
      <w:r w:rsidR="00FC308A">
        <w:rPr>
          <w:rFonts w:ascii="Times New Roman" w:hAnsi="Times New Roman"/>
          <w:lang w:val="en-US"/>
        </w:rPr>
        <w:t xml:space="preserve">and </w:t>
      </w:r>
      <w:r w:rsidR="00990515">
        <w:rPr>
          <w:rFonts w:ascii="Times New Roman" w:hAnsi="Times New Roman"/>
          <w:lang w:val="en-US"/>
        </w:rPr>
        <w:t xml:space="preserve">the strength and outcomes of species interactions </w:t>
      </w:r>
      <w:r w:rsidR="00C166EC">
        <w:rPr>
          <w:rFonts w:ascii="Times New Roman" w:hAnsi="Times New Roman"/>
          <w:lang w:val="en-US"/>
        </w:rPr>
        <w:t xml:space="preserve">reflect dynamical processes that </w:t>
      </w:r>
      <w:r w:rsidR="00990515">
        <w:rPr>
          <w:rFonts w:ascii="Times New Roman" w:hAnsi="Times New Roman"/>
          <w:lang w:val="en-US"/>
        </w:rPr>
        <w:t xml:space="preserve">are often sensitive to temperature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&lt;citation&gt;&lt;priority&gt;7&lt;/priority&gt;&lt;uuid&gt;C0F839DA-E5F3-4D46-880A-44A030D41138&lt;/uuid&gt;&lt;publications&gt;&lt;publication&gt;&lt;subtype&gt;400&lt;/subtype&gt;&lt;title&gt;Effects of warming on predator-prey interactions - a resource-based approach and a theoretical synthesis&lt;/title&gt;&lt;url&gt;http://doi.wiley.com/10.1111/ele.12755&lt;/url&gt;&lt;volume&gt;20&lt;/volume&gt;&lt;publication_date&gt;99201703071200000000222000&lt;/publication_date&gt;&lt;uuid&gt;05C19122-22E1-40FF-AF2B-A488E37AD97B&lt;/uuid&gt;&lt;type&gt;400&lt;/type&gt;&lt;number&gt;4&lt;/number&gt;&lt;doi&gt;10.1111/ele.12755&lt;/doi&gt;&lt;startpage&gt;513&lt;/startpage&gt;&lt;endpage&gt;523&lt;/endpage&gt;&lt;bundle&gt;&lt;publication&gt;&lt;title&gt;Ecology Letters&lt;/title&gt;&lt;uuid&gt;0B79CCD1-AFB5-4A8E-8C1E-0352D5F26433&lt;/uuid&gt;&lt;subtype&gt;-100&lt;/subtype&gt;&lt;type&gt;-100&lt;/type&gt;&lt;/publication&gt;&lt;/bundle&gt;&lt;authors&gt;&lt;author&gt;&lt;lastName&gt;Uszko&lt;/lastName&gt;&lt;firstName&gt;Wojciech&lt;/firstName&gt;&lt;/author&gt;&lt;author&gt;&lt;lastName&gt;Diehl&lt;/lastName&gt;&lt;firstName&gt;Sebastian&lt;/firstName&gt;&lt;/author&gt;&lt;author&gt;&lt;lastName&gt;Englund&lt;/lastName&gt;&lt;firstName&gt;Göran&lt;/firstName&gt;&lt;/author&gt;&lt;author&gt;&lt;lastName&gt;Amarasekare&lt;/lastName&gt;&lt;firstName&gt;Priyanga&lt;/firstName&gt;&lt;/author&gt;&lt;/authors&gt;&lt;editors&gt;&lt;author&gt;&lt;lastName&gt;Brose&lt;/lastName&gt;&lt;firstName&gt;Ulrich&lt;/firstName&gt;&lt;/author&gt;&lt;/editors&gt;&lt;/publication&gt;&lt;publication&gt;&lt;subtype&gt;400&lt;/subtype&gt;&lt;title&gt;Temperature, predator-prey interaction strength and population stability&lt;/title&gt;&lt;url&gt;http://doi.wiley.com/10.1111/j.1365-2486.2009.02124.x&lt;/url&gt;&lt;volume&gt;16&lt;/volume&gt;&lt;publication_date&gt;99200911101200000000222000&lt;/publication_date&gt;&lt;uuid&gt;4A160042-A1DA-417F-9CDE-F9F04BCC77D6&lt;/uuid&gt;&lt;type&gt;400&lt;/type&gt;&lt;number&gt;8&lt;/number&gt;&lt;subtitle&gt;TEMPERATURE AND INTERACTION STRENGTH&lt;/subtitle&gt;&lt;doi&gt;10.1111/j.1365-2486.2009.02124.x&lt;/doi&gt;&lt;startpage&gt;2145&lt;/startpage&gt;&lt;endpage&gt;2157&lt;/endpage&gt;&lt;bundle&gt;&lt;publication&gt;&lt;title&gt;Global Change Biology&lt;/title&gt;&lt;uuid&gt;8C989B30-7EE1-4F2B-B064-B3F452B2F637&lt;/uuid&gt;&lt;subtype&gt;-100&lt;/subtype&gt;&lt;type&gt;-100&lt;/type&gt;&lt;/publication&gt;&lt;/bundle&gt;&lt;authors&gt;&lt;author&gt;&lt;lastName&gt;Rall&lt;/lastName&gt;&lt;firstName&gt;Bjorn&lt;/firstName&gt;&lt;middleNames&gt;C&lt;/middleNames&gt;&lt;/author&gt;&lt;author&gt;&lt;lastName&gt;Vucic-Pestic&lt;/lastName&gt;&lt;firstName&gt;Olivera&lt;/firstName&gt;&lt;/author&gt;&lt;author&gt;&lt;lastName&gt;Ehnes&lt;/lastName&gt;&lt;firstName&gt;Roswitha&lt;/firstName&gt;&lt;middleNames&gt;B&lt;/middleNames&gt;&lt;/author&gt;&lt;author&gt;&lt;lastName&gt;Emmerson&lt;/lastName&gt;&lt;firstName&gt;Mark&lt;/firstName&gt;&lt;/author&gt;&lt;author&gt;&lt;lastName&gt;Brose&lt;/lastName&gt;&lt;firstName&gt;Ulrich&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[13-15]</w:t>
      </w:r>
      <w:r w:rsidR="00583444">
        <w:rPr>
          <w:rFonts w:ascii="Times New Roman" w:hAnsi="Times New Roman"/>
          <w:lang w:val="en-US" w:eastAsia="de-DE"/>
        </w:rPr>
        <w:fldChar w:fldCharType="end"/>
      </w:r>
      <w:r w:rsidR="00990515">
        <w:rPr>
          <w:rFonts w:ascii="Times New Roman" w:hAnsi="Times New Roman"/>
          <w:lang w:val="en-US"/>
        </w:rPr>
        <w:t xml:space="preserve">. </w:t>
      </w:r>
      <w:r w:rsidR="003D4DA7">
        <w:rPr>
          <w:rFonts w:ascii="Times New Roman" w:hAnsi="Times New Roman"/>
          <w:lang w:val="en-US"/>
        </w:rPr>
        <w:t xml:space="preserve">For example, the presence of fish in experimental aquatic ponds reversed a negative effect of temperature on algal biomass to a positive effect, mediated by trophic interactions between fish, zooplankton and phytoplankton </w:t>
      </w:r>
      <w:r w:rsidR="003D4DA7">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&lt;citation&gt;&lt;priority&gt;9&lt;/priority&gt;&lt;uuid&gt;C1BA2358-A076-4844-B65F-9CD1845E61A2&lt;/uuid&gt;&lt;publications&gt;&lt;publication&gt;&lt;subtype&gt;400&lt;/subtype&gt;&lt;title&gt;Warming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s&gt;&lt;cites&gt;&lt;/cites&gt;&lt;/citation&gt;</w:instrText>
      </w:r>
      <w:r w:rsidR="003D4DA7">
        <w:rPr>
          <w:rFonts w:ascii="Times New Roman" w:hAnsi="Times New Roman"/>
          <w:lang w:val="en-US" w:eastAsia="de-DE"/>
        </w:rPr>
        <w:fldChar w:fldCharType="separate"/>
      </w:r>
      <w:r w:rsidR="00AF2A57">
        <w:rPr>
          <w:rFonts w:ascii="Times New Roman" w:hAnsi="Times New Roman"/>
          <w:lang w:val="en-US" w:eastAsia="de-DE"/>
        </w:rPr>
        <w:t>[16]</w:t>
      </w:r>
      <w:r w:rsidR="003D4DA7">
        <w:rPr>
          <w:rFonts w:ascii="Times New Roman" w:hAnsi="Times New Roman"/>
          <w:lang w:val="en-US" w:eastAsia="de-DE"/>
        </w:rPr>
        <w:fldChar w:fldCharType="end"/>
      </w:r>
      <w:r w:rsidR="003D4DA7">
        <w:rPr>
          <w:rFonts w:ascii="Times New Roman" w:hAnsi="Times New Roman"/>
          <w:lang w:val="en-US" w:eastAsia="de-DE"/>
        </w:rPr>
        <w:t>, under otherwise constant consistent abiotic conditions across ponds</w:t>
      </w:r>
      <w:r w:rsidR="003D4DA7">
        <w:rPr>
          <w:rFonts w:ascii="Times New Roman" w:hAnsi="Times New Roman"/>
          <w:lang w:val="en-US"/>
        </w:rPr>
        <w:t xml:space="preserve">. Understanding </w:t>
      </w:r>
      <w:r w:rsidR="00D53BD3">
        <w:rPr>
          <w:rFonts w:ascii="Times New Roman" w:hAnsi="Times New Roman"/>
          <w:lang w:val="en-US"/>
        </w:rPr>
        <w:t>how</w:t>
      </w:r>
      <w:r w:rsidR="00C166EC">
        <w:rPr>
          <w:rFonts w:ascii="Times New Roman" w:hAnsi="Times New Roman"/>
          <w:lang w:val="en-US"/>
        </w:rPr>
        <w:t xml:space="preserve"> temperature dependen</w:t>
      </w:r>
      <w:r w:rsidR="00D53BD3">
        <w:rPr>
          <w:rFonts w:ascii="Times New Roman" w:hAnsi="Times New Roman"/>
          <w:lang w:val="en-US"/>
        </w:rPr>
        <w:t>t</w:t>
      </w:r>
      <w:r w:rsidR="00C166EC">
        <w:rPr>
          <w:rFonts w:ascii="Times New Roman" w:hAnsi="Times New Roman"/>
          <w:lang w:val="en-US"/>
        </w:rPr>
        <w:t xml:space="preserve"> species interactions</w:t>
      </w:r>
      <w:r w:rsidR="00727869">
        <w:rPr>
          <w:rFonts w:ascii="Times New Roman" w:hAnsi="Times New Roman"/>
          <w:lang w:val="en-US"/>
        </w:rPr>
        <w:t xml:space="preserve"> </w:t>
      </w:r>
      <w:r w:rsidR="00D53BD3">
        <w:rPr>
          <w:rFonts w:ascii="Times New Roman" w:hAnsi="Times New Roman"/>
          <w:lang w:val="en-US"/>
        </w:rPr>
        <w:t>affect</w:t>
      </w:r>
      <w:r w:rsidR="00727869">
        <w:rPr>
          <w:rFonts w:ascii="Times New Roman" w:hAnsi="Times New Roman"/>
          <w:lang w:val="en-US"/>
        </w:rPr>
        <w:t xml:space="preserve"> biomass, size distributions and traits </w:t>
      </w:r>
      <w:r w:rsidR="00D53BD3">
        <w:rPr>
          <w:rFonts w:ascii="Times New Roman" w:hAnsi="Times New Roman"/>
          <w:lang w:val="en-US"/>
        </w:rPr>
        <w:t xml:space="preserve">remains </w:t>
      </w:r>
      <w:r w:rsidR="00C166EC">
        <w:rPr>
          <w:rFonts w:ascii="Times New Roman" w:hAnsi="Times New Roman"/>
          <w:lang w:val="en-US"/>
        </w:rPr>
        <w:t>a challenge</w:t>
      </w:r>
      <w:r w:rsidR="00D53BD3">
        <w:rPr>
          <w:rFonts w:ascii="Times New Roman" w:hAnsi="Times New Roman"/>
          <w:lang w:val="en-US"/>
        </w:rPr>
        <w:t>.</w:t>
      </w:r>
      <w:r w:rsidR="00C166EC">
        <w:rPr>
          <w:rFonts w:ascii="Times New Roman" w:hAnsi="Times New Roman"/>
          <w:lang w:val="en-US"/>
        </w:rPr>
        <w:t xml:space="preserve"> </w:t>
      </w:r>
      <w:r w:rsidR="00BE3119">
        <w:rPr>
          <w:rFonts w:ascii="Times New Roman" w:hAnsi="Times New Roman"/>
          <w:lang w:val="en-US"/>
        </w:rPr>
        <w:t xml:space="preserve">For example, why do </w:t>
      </w:r>
      <w:r w:rsidR="00BE3119" w:rsidRPr="0084135A">
        <w:rPr>
          <w:rFonts w:ascii="Times New Roman" w:hAnsi="Times New Roman"/>
          <w:lang w:val="en-US"/>
        </w:rPr>
        <w:t xml:space="preserve">temperature-dependent </w:t>
      </w:r>
      <w:r w:rsidR="00BE3119">
        <w:rPr>
          <w:rFonts w:ascii="Times New Roman" w:hAnsi="Times New Roman"/>
          <w:lang w:val="en-US"/>
        </w:rPr>
        <w:t>species interactions influence the effects of</w:t>
      </w:r>
      <w:r w:rsidR="00BE3119" w:rsidRPr="0084135A">
        <w:rPr>
          <w:rFonts w:ascii="Times New Roman" w:hAnsi="Times New Roman"/>
          <w:lang w:val="en-US"/>
        </w:rPr>
        <w:t xml:space="preserve"> temperature on</w:t>
      </w:r>
      <w:r w:rsidR="00BE3119">
        <w:rPr>
          <w:rFonts w:ascii="Times New Roman" w:hAnsi="Times New Roman"/>
          <w:lang w:val="en-US"/>
        </w:rPr>
        <w:t xml:space="preserve"> community properties such as biomass, abundance and body size, but have little or no apparent effect on the variation in</w:t>
      </w:r>
      <w:r w:rsidR="00BE3119" w:rsidRPr="0084135A">
        <w:rPr>
          <w:rFonts w:ascii="Times New Roman" w:hAnsi="Times New Roman"/>
          <w:lang w:val="en-US"/>
        </w:rPr>
        <w:t xml:space="preserve"> ecosystem function</w:t>
      </w:r>
      <w:r w:rsidR="00BE3119">
        <w:rPr>
          <w:rFonts w:ascii="Times New Roman" w:hAnsi="Times New Roman"/>
          <w:lang w:val="en-US"/>
        </w:rPr>
        <w:t xml:space="preserve">s </w:t>
      </w:r>
      <w:r w:rsidR="00BE3119" w:rsidRPr="0084135A">
        <w:rPr>
          <w:rFonts w:ascii="Times New Roman" w:hAnsi="Times New Roman"/>
          <w:lang w:val="en-US"/>
        </w:rPr>
        <w:t>(</w:t>
      </w:r>
      <w:r w:rsidR="00BE3119">
        <w:rPr>
          <w:rFonts w:ascii="Times New Roman" w:hAnsi="Times New Roman"/>
          <w:lang w:val="en-US"/>
        </w:rPr>
        <w:t>NEP, ER</w:t>
      </w:r>
      <w:r w:rsidR="00BE3119" w:rsidRPr="0084135A">
        <w:rPr>
          <w:rFonts w:ascii="Times New Roman" w:hAnsi="Times New Roman"/>
          <w:lang w:val="en-US"/>
        </w:rPr>
        <w:t>)</w:t>
      </w:r>
      <w:r w:rsidR="00BE3119">
        <w:rPr>
          <w:rFonts w:ascii="Times New Roman" w:hAnsi="Times New Roman"/>
          <w:lang w:val="en-US"/>
        </w:rPr>
        <w:t xml:space="preserve"> over macro-ecological scales? </w:t>
      </w:r>
      <w:r w:rsidR="00D53BD3">
        <w:rPr>
          <w:rFonts w:ascii="Times New Roman" w:hAnsi="Times New Roman"/>
          <w:lang w:val="en-US"/>
        </w:rPr>
        <w:t>This challenge is central to efforts to apply</w:t>
      </w:r>
      <w:r w:rsidR="00C166EC">
        <w:rPr>
          <w:rFonts w:ascii="Times New Roman" w:hAnsi="Times New Roman"/>
          <w:lang w:val="en-US"/>
        </w:rPr>
        <w:t xml:space="preserve"> general </w:t>
      </w:r>
      <w:r w:rsidR="00D53BD3">
        <w:rPr>
          <w:rFonts w:ascii="Times New Roman" w:hAnsi="Times New Roman"/>
          <w:lang w:val="en-US"/>
        </w:rPr>
        <w:t xml:space="preserve">models of metabolic </w:t>
      </w:r>
      <w:r w:rsidR="00C166EC">
        <w:rPr>
          <w:rFonts w:ascii="Times New Roman" w:hAnsi="Times New Roman"/>
          <w:lang w:val="en-US"/>
        </w:rPr>
        <w:t>temperature dependence</w:t>
      </w:r>
      <w:r w:rsidR="00D53BD3">
        <w:rPr>
          <w:rFonts w:ascii="Times New Roman" w:hAnsi="Times New Roman"/>
          <w:lang w:val="en-US"/>
        </w:rPr>
        <w:t xml:space="preserve"> to communities</w:t>
      </w:r>
      <w:r w:rsidR="00C166EC">
        <w:rPr>
          <w:rFonts w:ascii="Times New Roman" w:hAnsi="Times New Roman"/>
          <w:lang w:val="en-US"/>
        </w:rPr>
        <w:t xml:space="preserv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&lt;citation&gt;&lt;priority&gt;8&lt;/priority&gt;&lt;uuid&gt;12E147A2-30D0-4DFE-A31E-BE065BDFEEA0&lt;/uuid&gt;&lt;publications&gt;&lt;publication&gt;&lt;subtype&gt;400&lt;/subtype&gt;&lt;title&gt;Warming and Resource Availability Shift Food Web Structure and Metabolism&lt;/title&gt;&lt;url&gt;http://journals.plos.org/plosbiology/article?id=10.1371/journal.pbio.1000178&lt;/url&gt;&lt;volume&gt;7&lt;/volume&gt;&lt;publication_date&gt;99200908001200000000220000&lt;/publication_date&gt;&lt;uuid&gt;A20D1FDE-5B26-4C0E-8ADD-0B2D4A654945&lt;/uuid&gt;&lt;type&gt;400&lt;/type&gt;&lt;number&gt;8&lt;/number&gt;&lt;citekey&gt;oconnor_warming_2009&lt;/citekey&gt;&lt;doi&gt;10.1371/journal.pbio.1000178&lt;/doi&gt;&lt;startpage&gt;e1000178&lt;/startpage&gt;&lt;authors&gt;&lt;author&gt;&lt;lastName&gt;O’Connor&lt;/lastName&gt;&lt;firstName&gt;Mary&lt;/firstName&gt;&lt;middleNames&gt;I&lt;/middleNames&gt;&lt;/author&gt;&lt;author&gt;&lt;lastName&gt;Piehler&lt;/lastName&gt;&lt;firstName&gt;Michael&lt;/firstName&gt;&lt;middleNames&gt;F&lt;/middleNames&gt;&lt;/author&gt;&lt;author&gt;&lt;lastName&gt;Leech&lt;/lastName&gt;&lt;firstName&gt;Dina&lt;/firstName&gt;&lt;middleNames&gt;M&lt;/middleNames&gt;&lt;/author&gt;&lt;author&gt;&lt;lastName&gt;Anton&lt;/lastName&gt;&lt;firstName&gt;Andrea&lt;/firstName&gt;&lt;/author&gt;&lt;author&gt;&lt;lastName&gt;Bruno&lt;/lastName&gt;&lt;firstName&gt;John&lt;/firstName&gt;&lt;middleNames&gt;F&lt;/middleNames&gt;&lt;/author&gt;&lt;/authors&gt;&lt;editors&gt;&lt;author&gt;&lt;lastName&gt;Loreau&lt;/lastName&gt;&lt;firstName&gt;Michel&lt;/firstName&gt;&lt;/author&gt;&lt;/edit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[17,18]</w:t>
      </w:r>
      <w:r w:rsidR="00583444">
        <w:rPr>
          <w:rFonts w:ascii="Times New Roman" w:hAnsi="Times New Roman"/>
          <w:lang w:val="en-US" w:eastAsia="de-DE"/>
        </w:rPr>
        <w:fldChar w:fldCharType="end"/>
      </w:r>
      <w:r w:rsidR="008436EB">
        <w:rPr>
          <w:rFonts w:ascii="Times New Roman" w:hAnsi="Times New Roman"/>
          <w:lang w:val="en-US"/>
        </w:rPr>
        <w:t>. This paradox</w:t>
      </w:r>
      <w:r w:rsidR="000335A2">
        <w:rPr>
          <w:rFonts w:ascii="Times New Roman" w:hAnsi="Times New Roman"/>
          <w:lang w:val="en-US"/>
        </w:rPr>
        <w:t xml:space="preserve"> between macroecological </w:t>
      </w:r>
      <w:r w:rsidR="00697F41">
        <w:rPr>
          <w:rFonts w:ascii="Times New Roman" w:hAnsi="Times New Roman"/>
          <w:lang w:val="en-US"/>
        </w:rPr>
        <w:t xml:space="preserve">patterns – which can be consistent with direct scaling of </w:t>
      </w:r>
      <w:r w:rsidR="00697F41" w:rsidRPr="00D05A26">
        <w:rPr>
          <w:rFonts w:ascii="Times New Roman" w:hAnsi="Times New Roman"/>
          <w:i/>
          <w:lang w:val="en-US"/>
        </w:rPr>
        <w:t>per capita</w:t>
      </w:r>
      <w:r w:rsidR="00697F41">
        <w:rPr>
          <w:rFonts w:ascii="Times New Roman" w:hAnsi="Times New Roman"/>
          <w:lang w:val="en-US"/>
        </w:rPr>
        <w:t xml:space="preserve"> thermal responses - </w:t>
      </w:r>
      <w:r w:rsidR="000335A2">
        <w:rPr>
          <w:rFonts w:ascii="Times New Roman" w:hAnsi="Times New Roman"/>
          <w:lang w:val="en-US"/>
        </w:rPr>
        <w:t>and results</w:t>
      </w:r>
      <w:r w:rsidR="008436EB">
        <w:rPr>
          <w:rFonts w:ascii="Times New Roman" w:hAnsi="Times New Roman"/>
          <w:lang w:val="en-US"/>
        </w:rPr>
        <w:t xml:space="preserve"> </w:t>
      </w:r>
      <w:r w:rsidR="00727869">
        <w:rPr>
          <w:rFonts w:ascii="Times New Roman" w:hAnsi="Times New Roman"/>
          <w:lang w:val="en-US"/>
        </w:rPr>
        <w:t>of smaller scale, short term experiments that allow population dynamics to play out over intermediate time scales, leads</w:t>
      </w:r>
      <w:r w:rsidR="008436EB">
        <w:rPr>
          <w:rFonts w:ascii="Times New Roman" w:hAnsi="Times New Roman"/>
          <w:lang w:val="en-US"/>
        </w:rPr>
        <w:t xml:space="preserve"> to the suggestion that general metabolic scaling models that do not consider the complexities associated with species interactions do not apply at the local scales</w:t>
      </w:r>
      <w:r w:rsidR="003D4DA7">
        <w:rPr>
          <w:rFonts w:ascii="Times New Roman" w:hAnsi="Times New Roman"/>
          <w:lang w:val="en-US"/>
        </w:rPr>
        <w:t xml:space="preserve">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&lt;citation&gt;&lt;priority&gt;10&lt;/priority&gt;&lt;uuid&gt;D997CE0C-0CDC-4DFE-918E-E5C13C404CB3&lt;/uuid&gt;&lt;publications&gt;&lt;publication&gt;&lt;subtype&gt;400&lt;/subtype&gt;&lt;title&gt;Does universal temperature dependence apply to communities? An experimental test using natural marine plankton assemblages&lt;/title&gt;&lt;url&gt;http://doi.wiley.com/10.1111/j.1600-0706.2009.17371.x&lt;/url&gt;&lt;volume&gt;118&lt;/volume&gt;&lt;publication_date&gt;99200907001200000000220000&lt;/publication_date&gt;&lt;uuid&gt;DF573DC5-B935-45BE-ACFF-F5FF3370F316&lt;/uuid&gt;&lt;type&gt;400&lt;/type&gt;&lt;number&gt;7&lt;/number&gt;&lt;citekey&gt;Brauer:2009co&lt;/citekey&gt;&lt;doi&gt;10.1111/j.1600-0706.2009.17371.x&lt;/doi&gt;&lt;startpage&gt;1102&lt;/startpage&gt;&lt;endpage&gt;1108&lt;/endpage&gt;&lt;bundle&gt;&lt;publication&gt;&lt;title&gt;Oikos&lt;/title&gt;&lt;uuid&gt;988B05DE-6B88-47A5-B0F3-F7C114E9C0AB&lt;/uuid&gt;&lt;subtype&gt;-100&lt;/subtype&gt;&lt;type&gt;-100&lt;/type&gt;&lt;/publication&gt;&lt;/bundle&gt;&lt;authors&gt;&lt;author&gt;&lt;lastName&gt;Brauer&lt;/lastName&gt;&lt;firstName&gt;Verena&lt;/firstName&gt;&lt;middleNames&gt;S&lt;/middleNames&gt;&lt;/author&gt;&lt;author&gt;&lt;lastName&gt;Jonge&lt;/lastName&gt;&lt;nonDroppingParticle&gt;de&lt;/nonDroppingParticle&gt;&lt;firstName&gt;Victor&lt;/firstName&gt;&lt;middleNames&gt;N&lt;/middleNames&gt;&lt;/author&gt;&lt;author&gt;&lt;lastName&gt;Buma&lt;/lastName&gt;&lt;firstName&gt;Anita&lt;/firstName&gt;&lt;middleNames&gt;G J&lt;/middleNames&gt;&lt;/author&gt;&lt;author&gt;&lt;lastName&gt;Weissing&lt;/lastName&gt;&lt;firstName&gt;Franz&lt;/firstName&gt;&lt;middleNames&gt;J&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[19]</w:t>
      </w:r>
      <w:r w:rsidR="009018B9">
        <w:rPr>
          <w:rFonts w:ascii="Times New Roman" w:hAnsi="Times New Roman"/>
          <w:lang w:val="en-US" w:eastAsia="de-DE"/>
        </w:rPr>
        <w:fldChar w:fldCharType="end"/>
      </w:r>
      <w:r w:rsidR="008436EB">
        <w:rPr>
          <w:rFonts w:ascii="Times New Roman" w:hAnsi="Times New Roman"/>
          <w:lang w:val="en-US"/>
        </w:rPr>
        <w:t xml:space="preserve">. </w:t>
      </w:r>
      <w:r w:rsidR="00703436">
        <w:rPr>
          <w:rFonts w:ascii="Times New Roman" w:hAnsi="Times New Roman"/>
          <w:lang w:val="en-US"/>
        </w:rPr>
        <w:t>Reconciling these apparently divergent patterns is critical to improving understanding and projections of how shifting global thermal regimes affect ecological patterns and processes across scales and achieving a more unified understanding of ecology across scales.</w:t>
      </w:r>
      <w:r w:rsidR="008436EB" w:rsidRPr="008436EB">
        <w:rPr>
          <w:rFonts w:ascii="Times New Roman" w:hAnsi="Times New Roman"/>
          <w:lang w:val="en-US"/>
        </w:rPr>
        <w:t xml:space="preserve"> </w:t>
      </w:r>
    </w:p>
    <w:p w14:paraId="5FE98198" w14:textId="1E676017" w:rsidR="00697F41" w:rsidRDefault="00C91116"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 xml:space="preserve">One way to reconcile the apparent context dependence of empirical results under controlled conditions with the generality of temperature dependence of </w:t>
      </w:r>
      <w:r w:rsidR="00703436">
        <w:rPr>
          <w:rFonts w:ascii="Times New Roman" w:hAnsi="Times New Roman"/>
          <w:lang w:val="en-US"/>
        </w:rPr>
        <w:t xml:space="preserve">ecosystem function at broader scales is to </w:t>
      </w:r>
      <w:r w:rsidR="00697F41">
        <w:rPr>
          <w:rFonts w:ascii="Times New Roman" w:hAnsi="Times New Roman"/>
          <w:lang w:val="en-US"/>
        </w:rPr>
        <w:t>consider how</w:t>
      </w:r>
      <w:r>
        <w:rPr>
          <w:rFonts w:ascii="Times New Roman" w:hAnsi="Times New Roman"/>
          <w:lang w:val="en-US"/>
        </w:rPr>
        <w:t xml:space="preserve"> </w:t>
      </w:r>
      <w:r w:rsidR="00E534B1">
        <w:rPr>
          <w:rFonts w:ascii="Times New Roman" w:hAnsi="Times New Roman"/>
          <w:lang w:val="en-US"/>
        </w:rPr>
        <w:t>the direct and indirect effects of temperature</w:t>
      </w:r>
      <w:r w:rsidR="006A6768">
        <w:rPr>
          <w:rFonts w:ascii="Times New Roman" w:hAnsi="Times New Roman"/>
          <w:lang w:val="en-US"/>
        </w:rPr>
        <w:t xml:space="preserve"> on </w:t>
      </w:r>
      <w:r w:rsidR="00063789">
        <w:rPr>
          <w:rFonts w:ascii="Times New Roman" w:hAnsi="Times New Roman"/>
          <w:lang w:val="en-US"/>
        </w:rPr>
        <w:t>population dynamics</w:t>
      </w:r>
      <w:r w:rsidR="006A6768">
        <w:rPr>
          <w:rFonts w:ascii="Times New Roman" w:hAnsi="Times New Roman"/>
          <w:lang w:val="en-US"/>
        </w:rPr>
        <w:t xml:space="preserve"> interact</w:t>
      </w:r>
      <w:r w:rsidR="00E534B1">
        <w:rPr>
          <w:rFonts w:ascii="Times New Roman" w:hAnsi="Times New Roman"/>
          <w:lang w:val="en-US"/>
        </w:rPr>
        <w:t xml:space="preserve">. Direct effects of temperature on </w:t>
      </w:r>
      <w:r w:rsidR="00E534B1" w:rsidRPr="00703436">
        <w:rPr>
          <w:rFonts w:ascii="Times New Roman" w:hAnsi="Times New Roman"/>
          <w:i/>
          <w:lang w:val="en-US"/>
        </w:rPr>
        <w:t>per capita</w:t>
      </w:r>
      <w:r w:rsidR="00E534B1">
        <w:rPr>
          <w:rFonts w:ascii="Times New Roman" w:hAnsi="Times New Roman"/>
          <w:lang w:val="en-US"/>
        </w:rPr>
        <w:t xml:space="preserve"> metabolic rates cause </w:t>
      </w:r>
      <w:r w:rsidR="00E534B1">
        <w:rPr>
          <w:rFonts w:ascii="Times New Roman" w:hAnsi="Times New Roman"/>
          <w:lang w:val="en-US"/>
        </w:rPr>
        <w:lastRenderedPageBreak/>
        <w:t>organism</w:t>
      </w:r>
      <w:r w:rsidR="00703436">
        <w:rPr>
          <w:rFonts w:ascii="Times New Roman" w:hAnsi="Times New Roman"/>
          <w:lang w:val="en-US"/>
        </w:rPr>
        <w:t>al photosynthesis and respiration rates to increase exponentially</w:t>
      </w:r>
      <w:r w:rsidR="00E534B1">
        <w:rPr>
          <w:rFonts w:ascii="Times New Roman" w:hAnsi="Times New Roman"/>
          <w:lang w:val="en-US"/>
        </w:rPr>
        <w:t xml:space="preserve"> </w:t>
      </w:r>
      <w:r w:rsidR="00D53BD3">
        <w:rPr>
          <w:rFonts w:ascii="Times New Roman" w:hAnsi="Times New Roman"/>
          <w:lang w:val="en-US"/>
        </w:rPr>
        <w:t>when</w:t>
      </w:r>
      <w:r w:rsidR="00697F41">
        <w:rPr>
          <w:rFonts w:ascii="Times New Roman" w:hAnsi="Times New Roman"/>
          <w:lang w:val="en-US"/>
        </w:rPr>
        <w:t xml:space="preserve"> temperatures increase</w:t>
      </w:r>
      <w:r w:rsidR="00E534B1">
        <w:rPr>
          <w:rFonts w:ascii="Times New Roman" w:hAnsi="Times New Roman"/>
          <w:lang w:val="en-US"/>
        </w:rPr>
        <w:t xml:space="preserve"> </w:t>
      </w:r>
      <w:r w:rsidR="00D53BD3">
        <w:rPr>
          <w:rFonts w:ascii="Times New Roman" w:hAnsi="Times New Roman"/>
          <w:lang w:val="en-US"/>
        </w:rPr>
        <w:t>as long as</w:t>
      </w:r>
      <w:r w:rsidR="00E534B1">
        <w:rPr>
          <w:rFonts w:ascii="Times New Roman" w:hAnsi="Times New Roman"/>
          <w:lang w:val="en-US"/>
        </w:rPr>
        <w:t xml:space="preserve"> resources are not limiting</w:t>
      </w:r>
      <w:r w:rsidR="00063789">
        <w:rPr>
          <w:rFonts w:ascii="Times New Roman" w:hAnsi="Times New Roman"/>
          <w:lang w:val="en-US"/>
        </w:rPr>
        <w:t xml:space="preserve"> in algae and animals, up to an optimal temperature.</w:t>
      </w:r>
      <w:r w:rsidR="00E534B1">
        <w:rPr>
          <w:rFonts w:ascii="Times New Roman" w:hAnsi="Times New Roman"/>
          <w:lang w:val="en-US"/>
        </w:rPr>
        <w:t xml:space="preserve"> </w:t>
      </w:r>
      <w:r w:rsidR="00697F41">
        <w:rPr>
          <w:rFonts w:ascii="Times New Roman" w:hAnsi="Times New Roman"/>
          <w:lang w:val="en-US"/>
        </w:rPr>
        <w:t xml:space="preserve">This relationship between temperature and fundamental metabolic rates (photosynthesis and respiration) is referred to as general metabolic scaling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&lt;citation&gt;&lt;priority&gt;8&lt;/priority&gt;&lt;uuid&gt;A6D7E88D-13F9-49C2-80BE-F2D6A25A9F5B&lt;/uuid&gt;&lt;publications&gt;&lt;publication&gt;&lt;subtype&gt;400&lt;/subtype&gt;&lt;title&gt;Effects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w:t>
      </w:r>
      <w:r w:rsidR="005516F6">
        <w:rPr>
          <w:rFonts w:ascii="Times New Roman" w:hAnsi="Times New Roman"/>
          <w:lang w:val="en-US" w:eastAsia="de-DE"/>
        </w:rPr>
        <w:fldChar w:fldCharType="end"/>
      </w:r>
      <w:r w:rsidR="00697F41">
        <w:rPr>
          <w:rFonts w:ascii="Times New Roman" w:hAnsi="Times New Roman"/>
          <w:lang w:val="en-US"/>
        </w:rPr>
        <w:t xml:space="preserve">. For any single phenotype, </w:t>
      </w:r>
      <w:r w:rsidR="000F6EA9">
        <w:rPr>
          <w:rFonts w:ascii="Times New Roman" w:hAnsi="Times New Roman"/>
          <w:lang w:val="en-US"/>
        </w:rPr>
        <w:t xml:space="preserve">performance </w:t>
      </w:r>
      <w:r w:rsidR="00697F41">
        <w:rPr>
          <w:rFonts w:ascii="Times New Roman" w:hAnsi="Times New Roman"/>
          <w:lang w:val="en-US"/>
        </w:rPr>
        <w:t xml:space="preserve">above some optimal temperature declines </w:t>
      </w:r>
      <w:r w:rsidR="000F6EA9">
        <w:rPr>
          <w:rFonts w:ascii="Times New Roman" w:hAnsi="Times New Roman"/>
          <w:lang w:val="en-US"/>
        </w:rPr>
        <w:t>due to stress responses</w:t>
      </w:r>
      <w:r w:rsidR="00697F41">
        <w:rPr>
          <w:rFonts w:ascii="Times New Roman" w:hAnsi="Times New Roman"/>
          <w:lang w:val="en-US"/>
        </w:rPr>
        <w:t xml:space="preserve"> and metabolic scaling no longer explains the effects of temperature</w:t>
      </w:r>
      <w:r w:rsidR="007339C3">
        <w:rPr>
          <w:rFonts w:ascii="Times New Roman" w:hAnsi="Times New Roman"/>
          <w:lang w:val="en-US"/>
        </w:rPr>
        <w:t xml:space="preserve"> on perf</w:t>
      </w:r>
      <w:r w:rsidR="00D53BD3">
        <w:rPr>
          <w:rFonts w:ascii="Times New Roman" w:hAnsi="Times New Roman"/>
          <w:lang w:val="en-US"/>
        </w:rPr>
        <w:t>or</w:t>
      </w:r>
      <w:r w:rsidR="007339C3">
        <w:rPr>
          <w:rFonts w:ascii="Times New Roman" w:hAnsi="Times New Roman"/>
          <w:lang w:val="en-US"/>
        </w:rPr>
        <w:t>mance</w:t>
      </w:r>
      <w:r w:rsidR="00697F41">
        <w:rPr>
          <w:rFonts w:ascii="Times New Roman" w:hAnsi="Times New Roman"/>
          <w:lang w:val="en-US"/>
        </w:rPr>
        <w:t xml:space="preserve">. However, in multi-species communities the signal of metabolic scaling is likely to dominate over a broad range of temperatures if species with distinct thermal phenotypes can compensate for each other along the thermal gradient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&lt;citation&gt;&lt;priority&gt;9&lt;/priority&gt;&lt;uuid&gt;7C4F49FC-22DB-4420-BE97-FDFF91C4F5B3&lt;/uuid&gt;&lt;publications&gt;&lt;publication&gt;&lt;subtype&gt;400&lt;/subtype&gt;&lt;title&gt;Metabolic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[10,20]</w:t>
      </w:r>
      <w:r w:rsidR="005516F6">
        <w:rPr>
          <w:rFonts w:ascii="Times New Roman" w:hAnsi="Times New Roman"/>
          <w:lang w:val="en-US" w:eastAsia="de-DE"/>
        </w:rPr>
        <w:fldChar w:fldCharType="end"/>
      </w:r>
      <w:r w:rsidR="00697F41">
        <w:rPr>
          <w:rFonts w:ascii="Times New Roman" w:hAnsi="Times New Roman"/>
          <w:lang w:val="en-US"/>
        </w:rPr>
        <w:t xml:space="preserve">. </w:t>
      </w:r>
      <w:r w:rsidR="006A6768">
        <w:rPr>
          <w:rFonts w:ascii="Times New Roman" w:hAnsi="Times New Roman"/>
          <w:lang w:val="en-US"/>
        </w:rPr>
        <w:t>Warming is also</w:t>
      </w:r>
      <w:r w:rsidR="00E534B1">
        <w:rPr>
          <w:rFonts w:ascii="Times New Roman" w:hAnsi="Times New Roman"/>
          <w:lang w:val="en-US"/>
        </w:rPr>
        <w:t xml:space="preserve"> </w:t>
      </w:r>
      <w:r w:rsidR="006A6768">
        <w:rPr>
          <w:rFonts w:ascii="Times New Roman" w:hAnsi="Times New Roman"/>
          <w:lang w:val="en-US"/>
        </w:rPr>
        <w:t>associated with</w:t>
      </w:r>
      <w:r w:rsidR="00697F41">
        <w:rPr>
          <w:rFonts w:ascii="Times New Roman" w:hAnsi="Times New Roman"/>
          <w:lang w:val="en-US"/>
        </w:rPr>
        <w:t xml:space="preserve"> other biological changes that affect species interactions, such as</w:t>
      </w:r>
      <w:r w:rsidR="00E534B1">
        <w:rPr>
          <w:rFonts w:ascii="Times New Roman" w:hAnsi="Times New Roman"/>
          <w:lang w:val="en-US"/>
        </w:rPr>
        <w:t xml:space="preserve"> </w:t>
      </w:r>
      <w:r w:rsidR="00703436">
        <w:rPr>
          <w:rFonts w:ascii="Times New Roman" w:hAnsi="Times New Roman"/>
          <w:lang w:val="en-US"/>
        </w:rPr>
        <w:t>reductions in</w:t>
      </w:r>
      <w:r w:rsidR="00E534B1">
        <w:rPr>
          <w:rFonts w:ascii="Times New Roman" w:hAnsi="Times New Roman"/>
          <w:lang w:val="en-US"/>
        </w:rPr>
        <w:t xml:space="preserve"> body size</w:t>
      </w:r>
      <w:r w:rsidR="006A6768">
        <w:rPr>
          <w:rFonts w:ascii="Times New Roman" w:hAnsi="Times New Roman"/>
          <w:lang w:val="en-US"/>
        </w:rPr>
        <w:t xml:space="preserve"> (the temperature size rule, </w:t>
      </w:r>
      <w:r w:rsidR="00BB016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&lt;citation&gt;&lt;priority&gt;0&lt;/priority&gt;&lt;uuid&gt;A97C5500-0361-4E9C-9084-FA2317A9BD07&lt;/uuid&gt;&lt;publications&gt;&lt;publication&gt;&lt;subtype&gt;400&lt;/subtype&gt;&lt;title&gt;Temperature and Organism Size - A Biological Law for Ectotherms?&lt;/title&gt;&lt;url&gt;message:%3C1A8D54A0-4DD4-4ED9-85BD-78F88B94978E@zoology.ubc.ca%3E&lt;/url&gt;&lt;volume&gt;25&lt;/volume&gt;&lt;publication_date&gt;99199406241200000000222000&lt;/publication_date&gt;&lt;uuid&gt;F8CBB2FE-E44F-4160-831A-1CAFAD1EC547&lt;/uuid&gt;&lt;type&gt;400&lt;/type&gt;&lt;startpage&gt;1&lt;/startpage&gt;&lt;endpage&gt;58&lt;/endpage&gt;&lt;bundle&gt;&lt;publication&gt;&lt;title&gt;Advances in Ecological Research&lt;/title&gt;&lt;uuid&gt;617E44E6-8D31-46B6-82C2-644D9C4503F0&lt;/uuid&gt;&lt;subtype&gt;-100&lt;/subtype&gt;&lt;type&gt;-100&lt;/type&gt;&lt;/publication&gt;&lt;/bundle&gt;&lt;authors&gt;&lt;author&gt;&lt;lastName&gt;Atkinson&lt;/lastName&gt;&lt;firstName&gt;D&lt;/firstName&gt;&lt;/author&gt;&lt;/authors&gt;&lt;/publication&gt;&lt;publication&gt;&lt;subtype&gt;400&lt;/subtype&gt;&lt;title&gt;Experimental demonstration of a ‘rate–size’ trade-off governing body size optimization&lt;/title&gt;&lt;volume&gt;14&lt;/volume&gt;&lt;publication_date&gt;99201210221200000000222000&lt;/publication_date&gt;&lt;uuid&gt;67698206-7AD2-41D5-B8F1-7769625BA8DB&lt;/uuid&gt;&lt;type&gt;400&lt;/type&gt;&lt;citekey&gt;remsell:2012ue&lt;/citekey&gt;&lt;startpage&gt;343&lt;/startpage&gt;&lt;endpage&gt;352&lt;/endpage&gt;&lt;bundle&gt;&lt;publication&gt;&lt;title&gt;Evolutionary Ecology Research&lt;/title&gt;&lt;uuid&gt;EA094943-3B63-4E3F-B379-0A6A009D35B8&lt;/uuid&gt;&lt;subtype&gt;-100&lt;/subtype&gt;&lt;type&gt;-100&lt;/type&gt;&lt;/publication&gt;&lt;/bundle&gt;&lt;authors&gt;&lt;author&gt;&lt;lastName&gt;DeLong&lt;/lastName&gt;&lt;firstName&gt;J&lt;/firstName&gt;&lt;middleNames&gt;P&lt;/middleNames&gt;&lt;/author&gt;&lt;/authors&gt;&lt;/publication&gt;&lt;publication&gt;&lt;subtype&gt;400&lt;/subtype&gt;&lt;title&gt;Warming-induced reductions in body size are greater in aquatic than terrestrial species &lt;/title&gt;&lt;url&gt;http://www.jstor.org.ezproxy.library.ubc.ca/stable/pdf/41830205.pdf&lt;/url&gt;&lt;volume&gt;109&lt;/volume&gt;&lt;publication_date&gt;99201608241200000000222000&lt;/publication_date&gt;&lt;uuid&gt;BAF5C80E-A9F3-41A6-89ED-5726B34487CA&lt;/uuid&gt;&lt;type&gt;400&lt;/type&gt;&lt;number&gt;47&lt;/number&gt;&lt;doi&gt;10.1073/pnas.1210460109&lt;/doi&gt;&lt;startpage&gt;19310&lt;/startpage&gt;&lt;endpage&gt;19314&lt;/endpage&gt;&lt;bundle&gt;&lt;publication&gt;&lt;title&gt;Proceedings of the National Academy of Sciences&lt;/title&gt;&lt;uuid&gt;94160E19-4672-426B-9DEE-8C4312AD5475&lt;/uuid&gt;&lt;subtype&gt;-100&lt;/subtype&gt;&lt;type&gt;-100&lt;/type&gt;&lt;/publication&gt;&lt;/bundle&gt;&lt;authors&gt;&lt;author&gt;&lt;lastName&gt;Forster&lt;/lastName&gt;&lt;firstName&gt;Jack&lt;/firstName&gt;&lt;/author&gt;&lt;author&gt;&lt;lastName&gt;Hirst&lt;/lastName&gt;&lt;firstName&gt;Andrew&lt;/firstName&gt;&lt;middleNames&gt;G&lt;/middleNames&gt;&lt;/author&gt;&lt;author&gt;&lt;lastName&gt;Atkinson&lt;/lastName&gt;&lt;firstName&gt;David&lt;/firstName&gt;&lt;/author&gt;&lt;/authors&gt;&lt;/publication&gt;&lt;/publications&gt;&lt;cites&gt;&lt;/cites&gt;&lt;/citation&gt;</w:instrText>
      </w:r>
      <w:r w:rsidR="00BB0169">
        <w:rPr>
          <w:rFonts w:ascii="Times New Roman" w:hAnsi="Times New Roman"/>
          <w:lang w:val="en-US" w:eastAsia="de-DE"/>
        </w:rPr>
        <w:fldChar w:fldCharType="separate"/>
      </w:r>
      <w:r w:rsidR="00AF2A57">
        <w:rPr>
          <w:rFonts w:ascii="Times New Roman" w:hAnsi="Times New Roman"/>
          <w:lang w:val="en-US" w:eastAsia="de-DE"/>
        </w:rPr>
        <w:t>[21-23]</w:t>
      </w:r>
      <w:r w:rsidR="00BB0169">
        <w:rPr>
          <w:rFonts w:ascii="Times New Roman" w:hAnsi="Times New Roman"/>
          <w:lang w:val="en-US" w:eastAsia="de-DE"/>
        </w:rPr>
        <w:fldChar w:fldCharType="end"/>
      </w:r>
      <w:r w:rsidR="006A6768">
        <w:rPr>
          <w:rFonts w:ascii="Times New Roman" w:hAnsi="Times New Roman"/>
          <w:lang w:val="en-US"/>
        </w:rPr>
        <w:t>)</w:t>
      </w:r>
      <w:r w:rsidR="00E534B1">
        <w:rPr>
          <w:rFonts w:ascii="Times New Roman" w:hAnsi="Times New Roman"/>
          <w:lang w:val="en-US"/>
        </w:rPr>
        <w:t xml:space="preserve">, fecundity, and </w:t>
      </w:r>
      <w:r w:rsidR="00697F41">
        <w:rPr>
          <w:rFonts w:ascii="Times New Roman" w:hAnsi="Times New Roman"/>
          <w:lang w:val="en-US"/>
        </w:rPr>
        <w:t>attack rates</w:t>
      </w:r>
      <w:r w:rsidR="00E534B1">
        <w:rPr>
          <w:rFonts w:ascii="Times New Roman" w:hAnsi="Times New Roman"/>
          <w:lang w:val="en-US"/>
        </w:rPr>
        <w:t xml:space="preserve"> (Fig 1)</w:t>
      </w:r>
      <w:r w:rsidR="006A6768">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&lt;citation&gt;&lt;priority&gt;0&lt;/priority&gt;&lt;uuid&gt;BF16552D-2728-43F8-8162-0D016B48B6A4&lt;/uuid&gt;&lt;publications&gt;&lt;publication&gt;&lt;subtype&gt;400&lt;/subtype&gt;&lt;title&gt;Temperature dependence of the functional response&lt;/title&gt;&lt;url&gt;http://doi.wiley.com/10.1111/j.1461-0248.2011.01661.x&lt;/url&gt;&lt;volume&gt;14&lt;/volume&gt;&lt;publication_date&gt;99201107141200000000222000&lt;/publication_date&gt;&lt;uuid&gt;DC2F46B7-6B5A-4E5F-A00E-714C99E1A194&lt;/uuid&gt;&lt;type&gt;400&lt;/type&gt;&lt;number&gt;9&lt;/number&gt;&lt;citekey&gt;Englund:2011hx&lt;/citekey&gt;&lt;subtitle&gt;Temperature dependence of consumption&lt;/subtitle&gt;&lt;doi&gt;10.1111/j.1461-0248.2011.01661.x&lt;/doi&gt;&lt;startpage&gt;914&lt;/startpage&gt;&lt;endpage&gt;921&lt;/endpage&gt;&lt;bundle&gt;&lt;publication&gt;&lt;title&gt;Ecology Letters&lt;/title&gt;&lt;uuid&gt;0B79CCD1-AFB5-4A8E-8C1E-0352D5F26433&lt;/uuid&gt;&lt;subtype&gt;-100&lt;/subtype&gt;&lt;type&gt;-100&lt;/type&gt;&lt;/publication&gt;&lt;/bundle&gt;&lt;authors&gt;&lt;author&gt;&lt;lastName&gt;Englund&lt;/lastName&gt;&lt;firstName&gt;Göran&lt;/firstName&gt;&lt;/author&gt;&lt;author&gt;&lt;lastName&gt;Öhlund&lt;/lastName&gt;&lt;firstName&gt;Gunnar&lt;/firstName&gt;&lt;/author&gt;&lt;author&gt;&lt;lastName&gt;Hein&lt;/lastName&gt;&lt;firstName&gt;Catherine&lt;/firstName&gt;&lt;middleNames&gt;L&lt;/middleNames&gt;&lt;/author&gt;&lt;author&gt;&lt;lastName&gt;Diehl&lt;/lastName&gt;&lt;firstName&gt;Sebastian&lt;/firstName&gt;&lt;/author&gt;&lt;/authors&gt;&lt;/publication&gt;&lt;publication&gt;&lt;subtype&gt;400&lt;/subtype&gt;&lt;publisher&gt;Elsevier&lt;/publisher&gt;&lt;title&gt;Prior heat accumulation reduces survival during subsequent experimental heat waves&lt;/title&gt;&lt;url&gt;https://doi.org/10.1016/j.jembe.2018.01.012&lt;/url&gt;&lt;volume&gt;501&lt;/volume&gt;&lt;publication_date&gt;99201802091200000000222000&lt;/publication_date&gt;&lt;uuid&gt;A71210A4-E86A-4B10-8E0E-A12EC7877D2F&lt;/uuid&gt;&lt;type&gt;400&lt;/type&gt;&lt;doi&gt;10.1016/j.jembe.2018.01.012&lt;/doi&gt;&lt;startpage&gt;109&lt;/startpage&gt;&lt;endpage&gt;117&lt;/endpage&gt;&lt;bundle&gt;&lt;publication&gt;&lt;title&gt;Journal of Experimental Marine Biology and Ecology&lt;/title&gt;&lt;uuid&gt;FDFCD76E-D00D-4512-96DB-1D61C7F9107F&lt;/uuid&gt;&lt;subtype&gt;-100&lt;/subtype&gt;&lt;publisher&gt;Elsevier&lt;/publisher&gt;&lt;type&gt;-100&lt;/type&gt;&lt;/publication&gt;&lt;/bundle&gt;&lt;authors&gt;&lt;author&gt;&lt;lastName&gt;Siegle&lt;/lastName&gt;&lt;firstName&gt;Matthew&lt;/firstName&gt;&lt;middleNames&gt;R&lt;/middleNames&gt;&lt;/author&gt;&lt;author&gt;&lt;lastName&gt;Taylor&lt;/lastName&gt;&lt;firstName&gt;Eric&lt;/firstName&gt;&lt;middleNames&gt;B&lt;/middleNames&gt;&lt;/author&gt;&lt;author&gt;&lt;lastName&gt;O’Connor&lt;/lastName&gt;&lt;firstName&gt;Mary&lt;/firstName&gt;&lt;middleNames&gt;I&lt;/middleNames&gt;&lt;/author&gt;&lt;/authors&gt;&lt;/publication&gt;&lt;publication&gt;&lt;subtype&gt;700&lt;/subtype&gt;&lt;title&gt;Systematic Variation in the Temperature Dependence of Physiological and Ecological Traits&lt;/title&gt;&lt;url&gt;http://www.pnas.org/content/pnas/suppl/2011/05/19/1015178108.DCSupplemental/sapp.pdf&lt;/url&gt;&lt;publication_date&gt;99201105151200000000222000&lt;/publication_date&gt;&lt;uuid&gt;4CBFE1A6-D032-4860-9C84-C91C735BA95E&lt;/uuid&gt;&lt;type&gt;700&lt;/type&gt;&lt;citekey&gt;Dell:2011tb&lt;/citekey&gt;&lt;startpage&gt;1&lt;/startpage&gt;&lt;endpage&gt;64&lt;/endpage&gt;&lt;authors&gt;&lt;author&gt;&lt;lastName&gt;Dell&lt;/lastName&gt;&lt;firstName&gt;Anthony&lt;/firstName&gt;&lt;middleNames&gt;I&lt;/middleNames&gt;&lt;/author&gt;&lt;author&gt;&lt;lastName&gt;Pawar&lt;/lastName&gt;&lt;firstName&gt;Samraat&lt;/firstName&gt;&lt;/author&gt;&lt;author&gt;&lt;lastName&gt;Savage&lt;/lastName&gt;&lt;firstName&gt;Van&lt;/firstName&gt;&lt;middleNames&gt;M&lt;/middleNames&gt;&lt;/author&gt;&lt;/authors&gt;&lt;/publication&gt;&lt;publication&gt;&lt;subtype&gt;400&lt;/subtype&gt;&lt;title&gt;The smell of change: warming affects species interactions mediated by chemical information&lt;/title&gt;&lt;url&gt;http://doi.wiley.com/10.1111/gcb.12932&lt;/url&gt;&lt;volume&gt;21&lt;/volume&gt;&lt;publication_date&gt;99201505191200000000222000&lt;/publication_date&gt;&lt;uuid&gt;89ADF314-D8B4-4149-A2FD-C6A5032B8AFD&lt;/uuid&gt;&lt;type&gt;400&lt;/type&gt;&lt;number&gt;10&lt;/number&gt;&lt;doi&gt;10.1111/gcb.12932&lt;/doi&gt;&lt;startpage&gt;3586&lt;/startpage&gt;&lt;endpage&gt;3594&lt;/endpage&gt;&lt;bundle&gt;&lt;publication&gt;&lt;title&gt;Global Change Biology&lt;/title&gt;&lt;uuid&gt;8C989B30-7EE1-4F2B-B064-B3F452B2F637&lt;/uuid&gt;&lt;subtype&gt;-100&lt;/subtype&gt;&lt;type&gt;-100&lt;/type&gt;&lt;/publication&gt;&lt;/bundle&gt;&lt;authors&gt;&lt;author&gt;&lt;lastName&gt;Sentis&lt;/lastName&gt;&lt;firstName&gt;Arnaud&lt;/firstName&gt;&lt;/author&gt;&lt;author&gt;&lt;lastName&gt;Ramon-Portugal&lt;/lastName&gt;&lt;firstName&gt;Felipe&lt;/firstName&gt;&lt;/author&gt;&lt;author&gt;&lt;lastName&gt;Brodeur&lt;/lastName&gt;&lt;firstName&gt;Jacques&lt;/firstName&gt;&lt;/author&gt;&lt;author&gt;&lt;lastName&gt;Hemptinne&lt;/lastName&gt;&lt;firstName&gt;Jean-Louis&lt;/firstName&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[24-27]</w:t>
      </w:r>
      <w:r w:rsidR="005516F6">
        <w:rPr>
          <w:rFonts w:ascii="Times New Roman" w:hAnsi="Times New Roman"/>
          <w:lang w:val="en-US" w:eastAsia="de-DE"/>
        </w:rPr>
        <w:fldChar w:fldCharType="end"/>
      </w:r>
      <w:r w:rsidR="007339C3">
        <w:rPr>
          <w:rFonts w:ascii="Times New Roman" w:hAnsi="Times New Roman"/>
          <w:lang w:val="en-US"/>
        </w:rPr>
        <w:t xml:space="preserve">, and these changes can feed back to influence community-level biomass and productivity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&lt;citation&gt;&lt;priority&gt;15&lt;/priority&gt;&lt;uuid&gt;AAD6B407-5B5D-47E9-BA0F-6A18C2162CCB&lt;/uuid&gt;&lt;publications&gt;&lt;publication&gt;&lt;subtype&gt;400&lt;/subtype&gt;&lt;title&gt;Temperature-size responses alter food chain persistence across environmental gradients&lt;/title&gt;&lt;url&gt;http://doi.wiley.com/10.1111/ele.12779&lt;/url&gt;&lt;volume&gt;20&lt;/volume&gt;&lt;publication_date&gt;99201705241200000000222000&lt;/publication_date&gt;&lt;uuid&gt;C1CD4069-5011-4943-B8A5-8DCB05DC1CFA&lt;/uuid&gt;&lt;type&gt;400&lt;/type&gt;&lt;number&gt;7&lt;/number&gt;&lt;doi&gt;10.1111/ele.12779&lt;/doi&gt;&lt;startpage&gt;852&lt;/startpage&gt;&lt;endpage&gt;862&lt;/endpage&gt;&lt;bundle&gt;&lt;publication&gt;&lt;title&gt;Ecology Letters&lt;/title&gt;&lt;uuid&gt;0B79CCD1-AFB5-4A8E-8C1E-0352D5F26433&lt;/uuid&gt;&lt;subtype&gt;-100&lt;/subtype&gt;&lt;type&gt;-100&lt;/type&gt;&lt;/publication&gt;&lt;/bundle&gt;&lt;authors&gt;&lt;author&gt;&lt;lastName&gt;Sentis&lt;/lastName&gt;&lt;firstName&gt;Arnaud&lt;/firstName&gt;&lt;/author&gt;&lt;author&gt;&lt;lastName&gt;Binzer&lt;/lastName&gt;&lt;firstName&gt;Amrei&lt;/firstName&gt;&lt;/author&gt;&lt;author&gt;&lt;lastName&gt;Boukal&lt;/lastName&gt;&lt;firstName&gt;David&lt;/firstName&gt;&lt;middleNames&gt;S&lt;/middleNames&gt;&lt;/author&gt;&lt;/authors&gt;&lt;editors&gt;&lt;author&gt;&lt;lastName&gt;Vasseur&lt;/lastName&gt;&lt;firstName&gt;David&lt;/firstName&gt;&lt;/author&gt;&lt;/editors&gt;&lt;/publication&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publisher&gt;Nature Publishing Group&lt;/publisher&gt;&lt;title&gt;Predator-induced reduction of freshwater carbon dioxide emissions&lt;/title&gt;&lt;url&gt;http://dx.doi.org/10.1038/ngeo1734&lt;/url&gt;&lt;volume&gt;6&lt;/volume&gt;&lt;publication_date&gt;99201302171200000000222000&lt;/publication_date&gt;&lt;uuid&gt;52961346-5106-4BAC-9A7B-24EAAB16FEB9&lt;/uuid&gt;&lt;type&gt;400&lt;/type&gt;&lt;number&gt;3&lt;/number&gt;&lt;doi&gt;10.1038/ngeo1734&lt;/doi&gt;&lt;startpage&gt;191&lt;/startpage&gt;&lt;endpage&gt;194&lt;/endpage&gt;&lt;bundle&gt;&lt;publication&gt;&lt;title&gt;Nature Geoscience&lt;/title&gt;&lt;uuid&gt;C66B83EB-3A73-4C05-BE69-C6DC716CC7D5&lt;/uuid&gt;&lt;subtype&gt;-100&lt;/subtype&gt;&lt;publisher&gt;Nature Publishing Group&lt;/publisher&gt;&lt;type&gt;-100&lt;/type&gt;&lt;/publication&gt;&lt;/bundle&gt;&lt;authors&gt;&lt;author&gt;&lt;lastName&gt;Atwood&lt;/lastName&gt;&lt;firstName&gt;Trisha&lt;/firstName&gt;&lt;middleNames&gt;B&lt;/middleNames&gt;&lt;/author&gt;&lt;author&gt;&lt;lastName&gt;Hammill&lt;/lastName&gt;&lt;firstName&gt;Edd&lt;/firstName&gt;&lt;/author&gt;&lt;author&gt;&lt;lastName&gt;Greig&lt;/lastName&gt;&lt;firstName&gt;Hamish&lt;/firstName&gt;&lt;middleNames&gt;S&lt;/middleNames&gt;&lt;/author&gt;&lt;author&gt;&lt;lastName&gt;Kratina&lt;/lastName&gt;&lt;firstName&gt;Pavel&lt;/firstName&gt;&lt;/author&gt;&lt;author&gt;&lt;lastName&gt;Shurin&lt;/lastName&gt;&lt;firstName&gt;Jonathan&lt;/firstName&gt;&lt;middleNames&gt;B&lt;/middleNames&gt;&lt;/author&gt;&lt;author&gt;&lt;lastName&gt;Srivastava&lt;/lastName&gt;&lt;firstName&gt;Diane&lt;/firstName&gt;&lt;middleNames&gt;S&lt;/middleNames&gt;&lt;/author&gt;&lt;author&gt;&lt;lastName&gt;Richardson&lt;/lastName&gt;&lt;firstName&gt;John&lt;/firstName&gt;&lt;middleNames&gt;S&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[28-30]</w:t>
      </w:r>
      <w:r w:rsidR="009018B9">
        <w:rPr>
          <w:rFonts w:ascii="Times New Roman" w:hAnsi="Times New Roman"/>
          <w:lang w:val="en-US" w:eastAsia="de-DE"/>
        </w:rPr>
        <w:fldChar w:fldCharType="end"/>
      </w:r>
      <w:r w:rsidR="007339C3">
        <w:rPr>
          <w:rFonts w:ascii="Times New Roman" w:hAnsi="Times New Roman"/>
          <w:lang w:val="en-US" w:eastAsia="de-DE"/>
        </w:rPr>
        <w:t>.</w:t>
      </w:r>
      <w:r w:rsidR="00CD5C2A">
        <w:rPr>
          <w:rFonts w:ascii="Times New Roman" w:hAnsi="Times New Roman"/>
          <w:lang w:val="en-US"/>
        </w:rPr>
        <w:t xml:space="preserve"> </w:t>
      </w:r>
    </w:p>
    <w:p w14:paraId="69E453FF" w14:textId="48101C28" w:rsidR="00EB7109" w:rsidRDefault="00EB7109" w:rsidP="00703436">
      <w:pPr>
        <w:widowControl w:val="0"/>
        <w:autoSpaceDE w:val="0"/>
        <w:autoSpaceDN w:val="0"/>
        <w:adjustRightInd w:val="0"/>
        <w:spacing w:after="0" w:line="480" w:lineRule="auto"/>
        <w:ind w:firstLine="708"/>
        <w:rPr>
          <w:rFonts w:ascii="Times New Roman" w:hAnsi="Times New Roman"/>
          <w:lang w:val="en-US"/>
        </w:rPr>
      </w:pPr>
    </w:p>
    <w:p w14:paraId="31440CEA" w14:textId="4E21129C" w:rsidR="00EB7109" w:rsidRDefault="00EB7109" w:rsidP="00EB7109">
      <w:pPr>
        <w:widowControl w:val="0"/>
        <w:autoSpaceDE w:val="0"/>
        <w:autoSpaceDN w:val="0"/>
        <w:adjustRightInd w:val="0"/>
        <w:spacing w:after="0" w:line="480" w:lineRule="auto"/>
        <w:rPr>
          <w:rFonts w:ascii="Times New Roman" w:hAnsi="Times New Roman"/>
        </w:rPr>
      </w:pPr>
      <w:r w:rsidRPr="009670E2">
        <w:rPr>
          <w:rFonts w:ascii="Times New Roman" w:hAnsi="Times New Roman"/>
          <w:b/>
        </w:rPr>
        <w:t xml:space="preserve">Figure </w:t>
      </w:r>
      <w:r>
        <w:rPr>
          <w:rFonts w:ascii="Times New Roman" w:hAnsi="Times New Roman"/>
          <w:b/>
        </w:rPr>
        <w:t>1.</w:t>
      </w:r>
      <w:r>
        <w:rPr>
          <w:rFonts w:ascii="Times New Roman" w:hAnsi="Times New Roman"/>
        </w:rPr>
        <w:t xml:space="preserve"> A) Temperature and predation directly and indirectly affect population density and metabolic rates in aquatic communities. In our experimental communities, predation directly (solid lines) affects the abundance, size and species composition of prey, and predation by notonectids on grazers leads to an indirect effect (dashed line) called a trophic cascade on algal abundance. Temperature directly affects </w:t>
      </w:r>
      <w:r w:rsidRPr="00D05A26">
        <w:rPr>
          <w:rFonts w:ascii="Times New Roman" w:hAnsi="Times New Roman"/>
          <w:i/>
        </w:rPr>
        <w:t>per capita</w:t>
      </w:r>
      <w:r>
        <w:rPr>
          <w:rFonts w:ascii="Times New Roman" w:hAnsi="Times New Roman"/>
        </w:rPr>
        <w:t xml:space="preserve"> metabolic rates (solid lines), and indirectly affects algal abundance (dashed lines) by increasing grazing rates</w:t>
      </w:r>
      <w:r w:rsidR="00EC55B2">
        <w:rPr>
          <w:rFonts w:ascii="Times New Roman" w:hAnsi="Times New Roman"/>
        </w:rPr>
        <w:t>, and may have stronger effects on heterotrophic metabolic rates relative to algal metabolic rates (thicker lines represent a stronger direct effect of temperature)</w:t>
      </w:r>
      <w:r>
        <w:rPr>
          <w:rFonts w:ascii="Times New Roman" w:hAnsi="Times New Roman"/>
        </w:rPr>
        <w:t>. Other indirect effects of temperature are possible, but not shown. B) Experimental communities varied in their trophic structure. Ten communities included algae only (A), 10 comprised algae + grazers (AG), and 10 included algae + grazers + predators (AGP). We sampled net ecosystem oxygen production (NEP), ecosystem respiration (ER) and total phytoplankton biomass (M</w:t>
      </w:r>
      <w:r>
        <w:rPr>
          <w:rFonts w:ascii="Times New Roman" w:hAnsi="Times New Roman"/>
          <w:vertAlign w:val="subscript"/>
        </w:rPr>
        <w:t>B</w:t>
      </w:r>
      <w:r>
        <w:rPr>
          <w:rFonts w:ascii="Times New Roman" w:hAnsi="Times New Roman"/>
        </w:rPr>
        <w:t>) weekly for 8 weeks.</w:t>
      </w:r>
    </w:p>
    <w:p w14:paraId="2D15002D" w14:textId="151C59E2" w:rsidR="00EB7109" w:rsidRDefault="00EB7109" w:rsidP="00EB7109">
      <w:pPr>
        <w:widowControl w:val="0"/>
        <w:autoSpaceDE w:val="0"/>
        <w:autoSpaceDN w:val="0"/>
        <w:adjustRightInd w:val="0"/>
        <w:spacing w:after="0" w:line="480" w:lineRule="auto"/>
        <w:rPr>
          <w:rFonts w:ascii="Times New Roman" w:hAnsi="Times New Roman"/>
          <w:lang w:val="en-US"/>
        </w:rPr>
      </w:pPr>
    </w:p>
    <w:p w14:paraId="7BB0F705" w14:textId="77777777" w:rsidR="00EB7109" w:rsidRDefault="00EB7109" w:rsidP="00703436">
      <w:pPr>
        <w:widowControl w:val="0"/>
        <w:autoSpaceDE w:val="0"/>
        <w:autoSpaceDN w:val="0"/>
        <w:adjustRightInd w:val="0"/>
        <w:spacing w:after="0" w:line="480" w:lineRule="auto"/>
        <w:ind w:firstLine="708"/>
        <w:rPr>
          <w:rFonts w:ascii="Times New Roman" w:hAnsi="Times New Roman"/>
          <w:lang w:val="en-US"/>
        </w:rPr>
      </w:pPr>
    </w:p>
    <w:p w14:paraId="627EF205" w14:textId="450B589B" w:rsidR="00CD5C2A" w:rsidRDefault="00697F41"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The temperature-dependence of c</w:t>
      </w:r>
      <w:r w:rsidR="006A6768">
        <w:rPr>
          <w:rFonts w:ascii="Times New Roman" w:hAnsi="Times New Roman"/>
          <w:lang w:val="en-US"/>
        </w:rPr>
        <w:t>onsumer</w:t>
      </w:r>
      <w:r w:rsidR="000F6EA9">
        <w:rPr>
          <w:rFonts w:ascii="Times New Roman" w:hAnsi="Times New Roman"/>
          <w:lang w:val="en-US"/>
        </w:rPr>
        <w:t>-</w:t>
      </w:r>
      <w:r w:rsidR="006A6768">
        <w:rPr>
          <w:rFonts w:ascii="Times New Roman" w:hAnsi="Times New Roman"/>
          <w:lang w:val="en-US"/>
        </w:rPr>
        <w:t xml:space="preserve">resource interactions </w:t>
      </w:r>
      <w:r w:rsidR="006902BC">
        <w:rPr>
          <w:rFonts w:ascii="Times New Roman" w:hAnsi="Times New Roman"/>
          <w:lang w:val="en-US"/>
        </w:rPr>
        <w:t xml:space="preserve">– mediated by dynamics of two or more populations - </w:t>
      </w:r>
      <w:r w:rsidR="006A6768">
        <w:rPr>
          <w:rFonts w:ascii="Times New Roman" w:hAnsi="Times New Roman"/>
          <w:lang w:val="en-US"/>
        </w:rPr>
        <w:t>ha</w:t>
      </w:r>
      <w:r>
        <w:rPr>
          <w:rFonts w:ascii="Times New Roman" w:hAnsi="Times New Roman"/>
          <w:lang w:val="en-US"/>
        </w:rPr>
        <w:t>s</w:t>
      </w:r>
      <w:r w:rsidR="006A6768">
        <w:rPr>
          <w:rFonts w:ascii="Times New Roman" w:hAnsi="Times New Roman"/>
          <w:lang w:val="en-US"/>
        </w:rPr>
        <w:t xml:space="preserve"> received substantial attention in this context, because these </w:t>
      </w:r>
      <w:r w:rsidR="00703436">
        <w:rPr>
          <w:rFonts w:ascii="Times New Roman" w:hAnsi="Times New Roman"/>
          <w:i/>
          <w:lang w:val="en-US"/>
        </w:rPr>
        <w:t>trophic</w:t>
      </w:r>
      <w:r w:rsidR="006A6768">
        <w:rPr>
          <w:rFonts w:ascii="Times New Roman" w:hAnsi="Times New Roman"/>
          <w:lang w:val="en-US"/>
        </w:rPr>
        <w:t xml:space="preserve"> interactions can influence many aspects of community structure and ecosystem function, including biomass, abundance, species composition and stabilit</w:t>
      </w:r>
      <w:r w:rsidR="005516F6">
        <w:rPr>
          <w:rFonts w:ascii="Times New Roman" w:hAnsi="Times New Roman"/>
          <w:lang w:val="en-US"/>
        </w:rPr>
        <w:t xml:space="preserve">y </w:t>
      </w:r>
      <w:r w:rsidR="009018B9">
        <w:rPr>
          <w:rFonts w:ascii="Times New Roman" w:hAnsi="Times New Roman"/>
          <w:lang w:val="en-US" w:eastAsia="de-DE"/>
        </w:rPr>
        <w:t>[10,12,32,34]</w:t>
      </w:r>
      <w:r w:rsidR="006A6768">
        <w:rPr>
          <w:rFonts w:ascii="Times New Roman" w:hAnsi="Times New Roman"/>
          <w:lang w:val="en-US"/>
        </w:rPr>
        <w:t xml:space="preserve">. </w:t>
      </w:r>
      <w:r w:rsidR="000F46E9">
        <w:rPr>
          <w:rFonts w:ascii="Times New Roman" w:hAnsi="Times New Roman"/>
          <w:lang w:val="en-US"/>
        </w:rPr>
        <w:t>T</w:t>
      </w:r>
      <w:r w:rsidR="00CD5C2A" w:rsidRPr="00703436">
        <w:rPr>
          <w:rFonts w:ascii="Times New Roman" w:hAnsi="Times New Roman"/>
          <w:lang w:val="en-US"/>
        </w:rPr>
        <w:t xml:space="preserve">rophic </w:t>
      </w:r>
      <w:r w:rsidR="00CD5C2A">
        <w:rPr>
          <w:rFonts w:ascii="Times New Roman" w:hAnsi="Times New Roman"/>
          <w:lang w:val="en-US"/>
        </w:rPr>
        <w:t>species interactions</w:t>
      </w:r>
      <w:r w:rsidR="006A6768">
        <w:rPr>
          <w:rFonts w:ascii="Times New Roman" w:hAnsi="Times New Roman"/>
          <w:lang w:val="en-US"/>
        </w:rPr>
        <w:t xml:space="preserve"> appear to strengthen with warming</w:t>
      </w:r>
      <w:r w:rsidR="006902BC">
        <w:rPr>
          <w:rFonts w:ascii="Times New Roman" w:hAnsi="Times New Roman"/>
          <w:lang w:val="en-US"/>
        </w:rPr>
        <w:t xml:space="preserv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&lt;citation&gt;&lt;priority&gt;15&lt;/priority&gt;&lt;uuid&gt;82CF139B-6F7A-4FDD-AAAB-6FA19C75D8F3&lt;/uuid&gt;&lt;publications&gt;&lt;publication&gt;&lt;subtype&gt;400&lt;/subtype&gt;&lt;title&gt;Warming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Climate warming strengthens indirect interactions in an old</w:instrText>
      </w:r>
      <w:r w:rsidR="00FC27DB">
        <w:rPr>
          <w:rFonts w:ascii="Cambria Math" w:hAnsi="Cambria Math" w:cs="Cambria Math"/>
          <w:lang w:val="en-US" w:eastAsia="de-DE"/>
        </w:rPr>
        <w:instrText>‐</w:instrText>
      </w:r>
      <w:r w:rsidR="00FC27DB">
        <w:rPr>
          <w:rFonts w:ascii="Times New Roman" w:hAnsi="Times New Roman"/>
          <w:lang w:val="en-US" w:eastAsia="de-DE"/>
        </w:rPr>
        <w:instrText>field food web&lt;/title&gt;&lt;url&gt;https://esajournals.onlinelibrary.wiley.com/doi/abs/10.1890/08-2254.1&lt;/url&gt;&lt;volume&gt;90&lt;/volume&gt;&lt;publication_date&gt;99200909001200000000220000&lt;/publication_date&gt;&lt;uuid&gt;1D18BD25-24C8-42F6-BC44-667951F3586E&lt;/uuid&gt;&lt;type&gt;400&lt;/type&gt;&lt;number&gt;9&lt;/number&gt;&lt;citekey&gt;barton_climate_2009&lt;/citekey&gt;&lt;doi&gt;10.1890/08-2254.1&lt;/doi&gt;&lt;startpage&gt;2346&lt;/startpage&gt;&lt;endpage&gt;2351&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arton&lt;/lastName&gt;&lt;firstName&gt;Brandon&lt;/firstName&gt;&lt;middleNames&gt;T&lt;/middleNames&gt;&lt;/author&gt;&lt;author&gt;&lt;lastName&gt;Beckerman&lt;/lastName&gt;&lt;firstName&gt;Andrew&lt;/firstName&gt;&lt;middleNames&gt;P&lt;/middleNames&gt;&lt;/author&gt;&lt;author&gt;&lt;lastName&gt;Schmitz&lt;/lastName&gt;&lt;firstName&gt;Oswald&lt;/firstName&gt;&lt;middleNames&gt;J&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[16,29,31]</w:t>
      </w:r>
      <w:r w:rsidR="00583444">
        <w:rPr>
          <w:rFonts w:ascii="Times New Roman" w:hAnsi="Times New Roman"/>
          <w:lang w:val="en-US" w:eastAsia="de-DE"/>
        </w:rPr>
        <w:fldChar w:fldCharType="end"/>
      </w:r>
      <w:r w:rsidR="00E33024">
        <w:rPr>
          <w:rFonts w:ascii="Times New Roman" w:hAnsi="Times New Roman"/>
          <w:lang w:val="en-US"/>
        </w:rPr>
        <w:t xml:space="preserve">. Series of trophic interactions, called </w:t>
      </w:r>
      <w:r w:rsidR="00E33024" w:rsidRPr="00E33024">
        <w:rPr>
          <w:rFonts w:ascii="Times New Roman" w:hAnsi="Times New Roman"/>
          <w:i/>
          <w:lang w:val="en-US"/>
        </w:rPr>
        <w:t>trophic cascades</w:t>
      </w:r>
      <w:r w:rsidR="00E33024">
        <w:rPr>
          <w:rFonts w:ascii="Times New Roman" w:hAnsi="Times New Roman"/>
          <w:lang w:val="en-US"/>
        </w:rPr>
        <w:t xml:space="preserve"> (Fig 1), link predator populations to the abundance</w:t>
      </w:r>
      <w:r>
        <w:rPr>
          <w:rFonts w:ascii="Times New Roman" w:hAnsi="Times New Roman"/>
          <w:lang w:val="en-US"/>
        </w:rPr>
        <w:t xml:space="preserve">, biomass and ecosystem functions </w:t>
      </w:r>
      <w:r w:rsidR="00E33024">
        <w:rPr>
          <w:rFonts w:ascii="Times New Roman" w:hAnsi="Times New Roman"/>
          <w:lang w:val="en-US"/>
        </w:rPr>
        <w:t>of primary producers</w:t>
      </w:r>
      <w:r>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&lt;citation&gt;&lt;priority&gt;13&lt;/priority&gt;&lt;uuid&gt;9C851CAB-9045-4AFC-B037-5B8D59E4BB20&lt;/uuid&gt;&lt;publications&gt;&lt;publication&gt;&lt;subtype&gt;400&lt;/subtype&gt;&lt;title&gt;Influence of food web structure on carbon exchange between lakes and the atmosphere&lt;/title&gt;&lt;volume&gt;277&lt;/volume&gt;&lt;publication_date&gt;99199701031200000000222000&lt;/publication_date&gt;&lt;uuid&gt;BD8E8FA1-4DA0-420E-8FC2-0BAC2ADECFE1&lt;/uuid&gt;&lt;type&gt;400&lt;/type&gt;&lt;startpage&gt;248&lt;/startpage&gt;&lt;endpage&gt;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chindler&lt;/lastName&gt;&lt;firstName&gt;D&lt;/firstName&gt;&lt;middleNames&gt;E&lt;/middleNames&gt;&lt;/author&gt;&lt;author&gt;&lt;lastName&gt;Carpenter&lt;/lastName&gt;&lt;firstName&gt;S&lt;/firstName&gt;&lt;middleNames&gt;R&lt;/middleNames&gt;&lt;/author&gt;&lt;author&gt;&lt;lastName&gt;Cole&lt;/lastName&gt;&lt;firstName&gt;J&lt;/firstName&gt;&lt;middleNames&gt;J&lt;/middleNames&gt;&lt;/author&gt;&lt;author&gt;&lt;lastName&gt;Kitchell&lt;/lastName&gt;&lt;firstName&gt;J&lt;/firstName&gt;&lt;middleNames&gt;F&lt;/middleNames&gt;&lt;/author&gt;&lt;author&gt;&lt;lastName&gt;Pace&lt;/lastName&gt;&lt;firstName&gt;M&lt;/firstName&gt;&lt;middleNames&gt;L&lt;/middleNames&gt;&lt;/author&gt;&lt;/authors&gt;&lt;/publication&gt;&lt;publication&gt;&lt;subtype&gt;400&lt;/subtype&gt;&lt;title&gt;When is a trophic cascade a trophic cascade?&lt;/title&gt;&lt;volume&gt;15&lt;/volume&gt;&lt;publication_date&gt;99200010131200000000222000&lt;/publication_date&gt;&lt;uuid&gt;33DB2051-F969-4E2A-B766-78EC455D0E92&lt;/uuid&gt;&lt;type&gt;400&lt;/type&gt;&lt;number&gt;11&lt;/number&gt;&lt;startpage&gt;473&lt;/startpage&gt;&lt;endpage&gt;475&lt;/endpage&gt;&lt;bundle&gt;&lt;publication&gt;&lt;title&gt;Trends in Ecology &amp;amp; Evolution&lt;/title&gt;&lt;uuid&gt;0BB8E4B9-EF2A-4899-953F-EB1B646F9105&lt;/uuid&gt;&lt;subtype&gt;-100&lt;/subtype&gt;&lt;publisher&gt;Elsevier Ltd&lt;/publisher&gt;&lt;type&gt;-100&lt;/type&gt;&lt;/publication&gt;&lt;/bundle&gt;&lt;authors&gt;&lt;author&gt;&lt;lastName&gt;Polis&lt;/lastName&gt;&lt;firstName&gt;G&lt;/firstName&gt;&lt;middleNames&gt;A&lt;/middleNames&gt;&lt;/author&gt;&lt;author&gt;&lt;lastName&gt;Sears&lt;/lastName&gt;&lt;firstName&gt;A&lt;/firstName&gt;&lt;middleNames&gt;L W&lt;/middleNames&gt;&lt;/author&gt;&lt;author&gt;&lt;lastName&gt;Huxel&lt;/lastName&gt;&lt;firstName&gt;G&lt;/firstName&gt;&lt;middleNames&gt;R&lt;/middleNames&gt;&lt;/author&gt;&lt;author&gt;&lt;lastName&gt;Strong&lt;/lastName&gt;&lt;firstName&gt;D&lt;/firstName&gt;&lt;middleNames&gt;R&lt;/middleNames&gt;&lt;/author&gt;&lt;author&gt;&lt;lastName&gt;Maron&lt;/lastName&gt;&lt;firstName&gt;J&lt;/firstName&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[32,33]</w:t>
      </w:r>
      <w:r w:rsidR="005516F6">
        <w:rPr>
          <w:rFonts w:ascii="Times New Roman" w:hAnsi="Times New Roman"/>
          <w:lang w:val="en-US" w:eastAsia="de-DE"/>
        </w:rPr>
        <w:fldChar w:fldCharType="end"/>
      </w:r>
      <w:r w:rsidR="00D53BD3">
        <w:rPr>
          <w:rFonts w:ascii="Times New Roman" w:hAnsi="Times New Roman"/>
          <w:lang w:val="en-US" w:eastAsia="de-DE"/>
        </w:rPr>
        <w:t>.</w:t>
      </w:r>
      <w:r>
        <w:rPr>
          <w:rFonts w:ascii="Times New Roman" w:hAnsi="Times New Roman"/>
          <w:lang w:val="en-US"/>
        </w:rPr>
        <w:t xml:space="preserve"> </w:t>
      </w:r>
      <w:r w:rsidR="00D53BD3">
        <w:rPr>
          <w:rFonts w:ascii="Times New Roman" w:hAnsi="Times New Roman"/>
          <w:lang w:val="en-US"/>
        </w:rPr>
        <w:t>T</w:t>
      </w:r>
      <w:r>
        <w:rPr>
          <w:rFonts w:ascii="Times New Roman" w:hAnsi="Times New Roman"/>
          <w:lang w:val="en-US"/>
        </w:rPr>
        <w:t xml:space="preserve">he strength of trophic cascades depends on </w:t>
      </w:r>
      <w:r w:rsidR="00D53BD3">
        <w:rPr>
          <w:rFonts w:ascii="Times New Roman" w:hAnsi="Times New Roman"/>
          <w:lang w:val="en-US"/>
        </w:rPr>
        <w:t xml:space="preserve">predator and prey </w:t>
      </w:r>
      <w:r>
        <w:rPr>
          <w:rFonts w:ascii="Times New Roman" w:hAnsi="Times New Roman"/>
          <w:lang w:val="en-US"/>
        </w:rPr>
        <w:t>body size</w:t>
      </w:r>
      <w:r w:rsidR="00D53BD3">
        <w:rPr>
          <w:rFonts w:ascii="Times New Roman" w:hAnsi="Times New Roman"/>
          <w:lang w:val="en-US"/>
        </w:rPr>
        <w:t>s</w:t>
      </w:r>
      <w:r w:rsidR="007339C3">
        <w:rPr>
          <w:rFonts w:ascii="Times New Roman" w:hAnsi="Times New Roman"/>
          <w:lang w:val="en-US"/>
        </w:rPr>
        <w:t xml:space="preserve"> and</w:t>
      </w:r>
      <w:r>
        <w:rPr>
          <w:rFonts w:ascii="Times New Roman" w:hAnsi="Times New Roman"/>
          <w:lang w:val="en-US"/>
        </w:rPr>
        <w:t xml:space="preserve"> primary production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&lt;citation&gt;&lt;priority&gt;17&lt;/priority&gt;&lt;uuid&gt;9BC66492-DD5A-4155-972F-C9E42BB3C53F&lt;/uuid&gt;&lt;publications&gt;&lt;publication&gt;&lt;subtype&gt;400&lt;/subtype&gt;&lt;title&gt;The Body Size Dependence of Trophic Cascades&lt;/title&gt;&lt;url&gt;https://www.journals.uchicago.edu/doi/10.1086/679735&lt;/url&gt;&lt;volume&gt;185&lt;/volume&gt;&lt;publication_date&gt;99201503001200000000220000&lt;/publication_date&gt;&lt;uuid&gt;6D15BE44-EC06-4D2A-9E97-F0AA78C983E5&lt;/uuid&gt;&lt;type&gt;400&lt;/type&gt;&lt;number&gt;3&lt;/number&gt;&lt;doi&gt;10.1086/679735&lt;/doi&gt;&lt;startpage&gt;354&lt;/startpage&gt;&lt;endpage&gt;366&lt;/endpage&gt;&lt;bundle&gt;&lt;publication&gt;&lt;title&gt;The American Naturalist&lt;/title&gt;&lt;uuid&gt;D3A9E198-569E-4974-9B77-BB010151F1AF&lt;/uuid&gt;&lt;subtype&gt;-100&lt;/subtype&gt;&lt;type&gt;-100&lt;/type&gt;&lt;/publication&gt;&lt;/bundle&gt;&lt;authors&gt;&lt;author&gt;&lt;lastName&gt;DeLong&lt;/lastName&gt;&lt;firstName&gt;John&lt;/firstName&gt;&lt;middleNames&gt;P&lt;/middleNames&gt;&lt;/author&gt;&lt;author&gt;&lt;lastName&gt;Gilbert&lt;/lastName&gt;&lt;firstName&gt;Benjamin&lt;/firstName&gt;&lt;/author&gt;&lt;author&gt;&lt;lastName&gt;Shurin&lt;/lastName&gt;&lt;firstName&gt;Jonathan&lt;/firstName&gt;&lt;middleNames&gt;B&lt;/middleNames&gt;&lt;/author&gt;&lt;author&gt;&lt;lastName&gt;Savage&lt;/lastName&gt;&lt;firstName&gt;Van&lt;/firstName&gt;&lt;middleNames&gt;M&lt;/middleNames&gt;&lt;/author&gt;&lt;author&gt;&lt;lastName&gt;Barton&lt;/lastName&gt;&lt;firstName&gt;Brandon&lt;/firstName&gt;&lt;middleNames&gt;T&lt;/middleNames&gt;&lt;/author&gt;&lt;author&gt;&lt;lastName&gt;Clements&lt;/lastName&gt;&lt;firstName&gt;Christopher&lt;/firstName&gt;&lt;middleNames&gt;F&lt;/middleNames&gt;&lt;/author&gt;&lt;author&gt;&lt;lastName&gt;Dell&lt;/lastName&gt;&lt;firstName&gt;Anthony&lt;/firstName&gt;&lt;middleNames&gt;I&lt;/middleNames&gt;&lt;/author&gt;&lt;author&gt;&lt;lastName&gt;Greig&lt;/lastName&gt;&lt;firstName&gt;Hamish&lt;/firstName&gt;&lt;middleNames&gt;S&lt;/middleNames&gt;&lt;/author&gt;&lt;author&gt;&lt;lastName&gt;Harley&lt;/lastName&gt;&lt;firstName&gt;Christopher&lt;/firstName&gt;&lt;middleNames&gt;D G&lt;/middleNames&gt;&lt;/author&gt;&lt;author&gt;&lt;lastName&gt;Kratina&lt;/lastName&gt;&lt;firstName&gt;Pavel&lt;/firstName&gt;&lt;/author&gt;&lt;author&gt;&lt;lastName&gt;McCann&lt;/lastName&gt;&lt;firstName&gt;Kevin&lt;/firstName&gt;&lt;middleNames&gt;S&lt;/middleNames&gt;&lt;/author&gt;&lt;author&gt;&lt;lastName&gt;Tunney&lt;/lastName&gt;&lt;firstName&gt;Tyler&lt;/firstName&gt;&lt;middleNames&gt;D&lt;/middleNames&gt;&lt;/author&gt;&lt;author&gt;&lt;lastName&gt;Vasseur&lt;/lastName&gt;&lt;firstName&gt;David&lt;/firstName&gt;&lt;middleNames&gt;A&lt;/middleNames&gt;&lt;/author&gt;&lt;author&gt;&lt;lastName&gt;O’Connor&lt;/lastName&gt;&lt;firstName&gt;Mary&lt;/firstName&gt;&lt;middleNames&gt;I&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[34]</w:t>
      </w:r>
      <w:r w:rsidR="00583444">
        <w:rPr>
          <w:rFonts w:ascii="Times New Roman" w:hAnsi="Times New Roman"/>
          <w:lang w:val="en-US" w:eastAsia="de-DE"/>
        </w:rPr>
        <w:fldChar w:fldCharType="end"/>
      </w:r>
      <w:r w:rsidR="006902BC">
        <w:rPr>
          <w:rFonts w:ascii="Times New Roman" w:hAnsi="Times New Roman"/>
          <w:lang w:val="en-US"/>
        </w:rPr>
        <w:t>.</w:t>
      </w:r>
      <w:r w:rsidR="00E33024">
        <w:rPr>
          <w:rFonts w:ascii="Times New Roman" w:hAnsi="Times New Roman"/>
          <w:lang w:val="en-US"/>
        </w:rPr>
        <w:t xml:space="preserve"> </w:t>
      </w:r>
      <w:r w:rsidR="00703436">
        <w:rPr>
          <w:rFonts w:ascii="Times New Roman" w:hAnsi="Times New Roman"/>
          <w:lang w:val="en-US"/>
        </w:rPr>
        <w:t xml:space="preserve">Considering </w:t>
      </w:r>
      <w:r w:rsidR="00E33024">
        <w:rPr>
          <w:rFonts w:ascii="Times New Roman" w:hAnsi="Times New Roman"/>
          <w:lang w:val="en-US"/>
        </w:rPr>
        <w:t xml:space="preserve">the prevalence of consumer-resource interactions and trophic cascades in aquatic systems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&lt;citation&gt;&lt;priority&gt;14&lt;/priority&gt;&lt;uuid&gt;78193ED2-E825-47B8-A0AA-BC981C779B19&lt;/uuid&gt;&lt;publications&gt;&lt;publication&gt;&lt;subtype&gt;400&lt;/subtype&gt;&lt;title&gt;Trophic Downgrading of Planet Earth&lt;/title&gt;&lt;url&gt;http://www.sciencemag.org/lookup/doi/10.1126/science.1205106&lt;/url&gt;&lt;volume&gt;333&lt;/volume&gt;&lt;publication_date&gt;99201107141200000000222000&lt;/publication_date&gt;&lt;uuid&gt;0C3474E0-4510-4FE4-8947-C3C3FC184C10&lt;/uuid&gt;&lt;type&gt;400&lt;/type&gt;&lt;number&gt;6040&lt;/number&gt;&lt;doi&gt;10.1126/science.1205106&lt;/doi&gt;&lt;institution&gt;Department of Ecology and Evolutionary Biology, University of California, Santa Cruz, CA 95060, USA. jestes@ucsc.edu&lt;/institution&gt;&lt;startpage&gt;301&lt;/startpage&gt;&lt;endpage&gt;306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Estes&lt;/lastName&gt;&lt;firstName&gt;James&lt;/firstName&gt;&lt;middleNames&gt;A&lt;/middleNames&gt;&lt;/author&gt;&lt;author&gt;&lt;lastName&gt;Terborgh&lt;/lastName&gt;&lt;firstName&gt;John&lt;/firstName&gt;&lt;/author&gt;&lt;author&gt;&lt;lastName&gt;Brashares&lt;/lastName&gt;&lt;firstName&gt;Justin&lt;/firstName&gt;&lt;middleNames&gt;S&lt;/middleNames&gt;&lt;/author&gt;&lt;author&gt;&lt;lastName&gt;Power&lt;/lastName&gt;&lt;firstName&gt;Mary&lt;/firstName&gt;&lt;middleNames&gt;E&lt;/middleNames&gt;&lt;/author&gt;&lt;author&gt;&lt;lastName&gt;Berger&lt;/lastName&gt;&lt;firstName&gt;Joel&lt;/firstName&gt;&lt;/author&gt;&lt;author&gt;&lt;lastName&gt;Bond&lt;/lastName&gt;&lt;firstName&gt;William&lt;/firstName&gt;&lt;middleNames&gt;J&lt;/middleNames&gt;&lt;/author&gt;&lt;author&gt;&lt;lastName&gt;Carpenter&lt;/lastName&gt;&lt;firstName&gt;Stephen&lt;/firstName&gt;&lt;middleNames&gt;R&lt;/middleNames&gt;&lt;/author&gt;&lt;author&gt;&lt;lastName&gt;Essington&lt;/lastName&gt;&lt;firstName&gt;Timothy&lt;/firstName&gt;&lt;middleNames&gt;E&lt;/middleNames&gt;&lt;/author&gt;&lt;author&gt;&lt;lastName&gt;Holt&lt;/lastName&gt;&lt;firstName&gt;Robert&lt;/firstName&gt;&lt;middleNames&gt;D&lt;/middleNames&gt;&lt;/author&gt;&lt;author&gt;&lt;lastName&gt;Jackson&lt;/lastName&gt;&lt;firstName&gt;Jeremy&lt;/firstName&gt;&lt;middleNames&gt;B C&lt;/middleNames&gt;&lt;/author&gt;&lt;author&gt;&lt;lastName&gt;Marquis&lt;/lastName&gt;&lt;firstName&gt;Robert&lt;/firstName&gt;&lt;middleNames&gt;J&lt;/middleNames&gt;&lt;/author&gt;&lt;author&gt;&lt;lastName&gt;Oksanen&lt;/lastName&gt;&lt;firstName&gt;Lauri&lt;/firstName&gt;&lt;/author&gt;&lt;author&gt;&lt;lastName&gt;Oksanen&lt;/lastName&gt;&lt;firstName&gt;Tarja&lt;/firstName&gt;&lt;/author&gt;&lt;author&gt;&lt;lastName&gt;Paine&lt;/lastName&gt;&lt;firstName&gt;Robert&lt;/firstName&gt;&lt;middleNames&gt;T&lt;/middleNames&gt;&lt;/author&gt;&lt;author&gt;&lt;lastName&gt;Pikitch&lt;/lastName&gt;&lt;firstName&gt;Ellen&lt;/firstName&gt;&lt;middleNames&gt;K&lt;/middleNames&gt;&lt;/author&gt;&lt;author&gt;&lt;lastName&gt;Ripple&lt;/lastName&gt;&lt;firstName&gt;William&lt;/firstName&gt;&lt;middleNames&gt;J&lt;/middleNames&gt;&lt;/author&gt;&lt;author&gt;&lt;lastName&gt;Sandin&lt;/lastName&gt;&lt;firstName&gt;Stuart&lt;/firstName&gt;&lt;middleNames&gt;A&lt;/middleNames&gt;&lt;/author&gt;&lt;author&gt;&lt;lastName&gt;Scheffer&lt;/lastName&gt;&lt;firstName&gt;Marten&lt;/firstName&gt;&lt;/author&gt;&lt;author&gt;&lt;lastName&gt;Schoener&lt;/lastName&gt;&lt;firstName&gt;Thomas&lt;/firstName&gt;&lt;middleNames&gt;W&lt;/middleNames&gt;&lt;/author&gt;&lt;author&gt;&lt;lastName&gt;Shurin&lt;/lastName&gt;&lt;firstName&gt;Jonathan&lt;/firstName&gt;&lt;middleNames&gt;B&lt;/middleNames&gt;&lt;/author&gt;&lt;author&gt;&lt;lastName&gt;Sinclair&lt;/lastName&gt;&lt;firstName&gt;Anthony&lt;/firstName&gt;&lt;middleNames&gt;R E&lt;/middleNames&gt;&lt;/author&gt;&lt;author&gt;&lt;lastName&gt;Soulé&lt;/lastName&gt;&lt;firstName&gt;Michael&lt;/firstName&gt;&lt;middleNames&gt;E&lt;/middleNames&gt;&lt;/author&gt;&lt;author&gt;&lt;lastName&gt;Virtanen&lt;/lastName&gt;&lt;firstName&gt;Risto&lt;/firstName&gt;&lt;/author&gt;&lt;author&gt;&lt;lastName&gt;Wardle&lt;/lastName&gt;&lt;firstName&gt;David&lt;/firstName&gt;&lt;middleNames&gt;A&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[35]</w:t>
      </w:r>
      <w:r w:rsidR="005516F6">
        <w:rPr>
          <w:rFonts w:ascii="Times New Roman" w:hAnsi="Times New Roman"/>
          <w:lang w:val="en-US" w:eastAsia="de-DE"/>
        </w:rPr>
        <w:fldChar w:fldCharType="end"/>
      </w:r>
      <w:r w:rsidR="00D53BD3">
        <w:rPr>
          <w:rFonts w:ascii="Times New Roman" w:hAnsi="Times New Roman"/>
          <w:lang w:val="en-US"/>
        </w:rPr>
        <w:t xml:space="preserve"> </w:t>
      </w:r>
      <w:r w:rsidR="00703436">
        <w:rPr>
          <w:rFonts w:ascii="Times New Roman" w:hAnsi="Times New Roman"/>
          <w:lang w:val="en-US"/>
        </w:rPr>
        <w:t>begs the question, how is it that population-level responses to temperature</w:t>
      </w:r>
      <w:r w:rsidR="005516F6">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&lt;citation&gt;&lt;priority&gt;15&lt;/priority&gt;&lt;uuid&gt;7A6D26B9-037C-433E-B21B-DB2E47A2A02E&lt;/uuid&gt;&lt;publications&gt;&lt;publication&gt;&lt;subtype&gt;400&lt;/subtype&gt;&lt;title&gt;Temperature-size responses alter food chain persistence across environmental gradients&lt;/title&gt;&lt;url&gt;http://doi.wiley.com/10.1111/ele.12779&lt;/url&gt;&lt;volume&gt;20&lt;/volume&gt;&lt;publication_date&gt;99201705241200000000222000&lt;/publication_date&gt;&lt;uuid&gt;C1CD4069-5011-4943-B8A5-8DCB05DC1CFA&lt;/uuid&gt;&lt;type&gt;400&lt;/type&gt;&lt;number&gt;7&lt;/number&gt;&lt;doi&gt;10.1111/ele.12779&lt;/doi&gt;&lt;startpage&gt;852&lt;/startpage&gt;&lt;endpage&gt;862&lt;/endpage&gt;&lt;bundle&gt;&lt;publication&gt;&lt;title&gt;Ecology Letters&lt;/title&gt;&lt;uuid&gt;0B79CCD1-AFB5-4A8E-8C1E-0352D5F26433&lt;/uuid&gt;&lt;subtype&gt;-100&lt;/subtype&gt;&lt;type&gt;-100&lt;/type&gt;&lt;/publication&gt;&lt;/bundle&gt;&lt;authors&gt;&lt;author&gt;&lt;lastName&gt;Sentis&lt;/lastName&gt;&lt;firstName&gt;Arnaud&lt;/firstName&gt;&lt;/author&gt;&lt;author&gt;&lt;lastName&gt;Binzer&lt;/lastName&gt;&lt;firstName&gt;Amrei&lt;/firstName&gt;&lt;/author&gt;&lt;author&gt;&lt;lastName&gt;Boukal&lt;/lastName&gt;&lt;firstName&gt;David&lt;/firstName&gt;&lt;middleNames&gt;S&lt;/middleNames&gt;&lt;/author&gt;&lt;/authors&gt;&lt;editors&gt;&lt;author&gt;&lt;lastName&gt;Vasseur&lt;/lastName&gt;&lt;firstName&gt;David&lt;/firstName&gt;&lt;/author&gt;&lt;/editors&gt;&lt;/publication&gt;&lt;publication&gt;&lt;subtype&gt;400&lt;/subtype&gt;&lt;title&gt;Warming alters food web-driven changes in the CO2 flux of experimental pond ecosystems.&lt;/title&gt;&lt;url&gt;http://rsbl.royalsocietypublishing.org/content/11/12/20150785&lt;/url&gt;&lt;volume&gt;11&lt;/volume&gt;&lt;publication_date&gt;99201512001200000000220000&lt;/publication_date&gt;&lt;uuid&gt;3BDB1789-4270-4CD2-AC2A-AF2EB8DECCA9&lt;/uuid&gt;&lt;type&gt;400&lt;/type&gt;&lt;number&gt;12&lt;/number&gt;&lt;citekey&gt;atwood_warming_2015&lt;/citekey&gt;&lt;doi&gt;10.1098/rsbl.2015.0785&lt;/doi&gt;&lt;institution&gt;Department of Forest and Conservation Sciences, University of British Columbia, Vancouver, British Columbia, Canada V6T 1Z4 Department of Watershed Sciences and Ecology Center, Utah State University, Logan, UT 84322, USA trisha.atwood@usu.edu.&lt;/institution&gt;&lt;startpage&gt;20150785&lt;/startpage&gt;&lt;bundle&gt;&lt;publication&gt;&lt;title&gt;Biology Letters&lt;/title&gt;&lt;uuid&gt;ACFDDF5A-02DD-4E26-B853-E337166735C1&lt;/uuid&gt;&lt;subtype&gt;-100&lt;/subtype&gt;&lt;type&gt;-100&lt;/type&gt;&lt;/publication&gt;&lt;/bundle&gt;&lt;authors&gt;&lt;author&gt;&lt;lastName&gt;Atwood&lt;/lastName&gt;&lt;firstName&gt;T&lt;/firstName&gt;&lt;middleNames&gt;B&lt;/middleNames&gt;&lt;/author&gt;&lt;author&gt;&lt;lastName&gt;Hammill&lt;/lastName&gt;&lt;firstName&gt;E&lt;/firstName&gt;&lt;/author&gt;&lt;author&gt;&lt;lastName&gt;Kratina&lt;/lastName&gt;&lt;firstName&gt;P&lt;/firstName&gt;&lt;/author&gt;&lt;author&gt;&lt;lastName&gt;Greig&lt;/lastName&gt;&lt;firstName&gt;H&lt;/firstName&gt;&lt;middleNames&gt;S&lt;/middleNames&gt;&lt;/author&gt;&lt;author&gt;&lt;lastName&gt;Shurin&lt;/lastName&gt;&lt;firstName&gt;J&lt;/firstName&gt;&lt;middleNames&gt;B&lt;/middleNames&gt;&lt;/author&gt;&lt;author&gt;&lt;lastName&gt;Richardson&lt;/lastName&gt;&lt;firstName&gt;J&lt;/firstName&gt;&lt;middleNames&gt;S&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[28,36]</w:t>
      </w:r>
      <w:r w:rsidR="005516F6">
        <w:rPr>
          <w:rFonts w:ascii="Times New Roman" w:hAnsi="Times New Roman"/>
          <w:lang w:val="en-US" w:eastAsia="de-DE"/>
        </w:rPr>
        <w:fldChar w:fldCharType="end"/>
      </w:r>
      <w:r w:rsidR="00703436">
        <w:rPr>
          <w:rFonts w:ascii="Times New Roman" w:hAnsi="Times New Roman"/>
          <w:lang w:val="en-US"/>
        </w:rPr>
        <w:t xml:space="preserve"> do not appear to cause major variation or context dependence in macroecological relationships between subcellular metabolic processes (photosynthesis, respiration) and ecosystem processes (NEP, ER)?</w:t>
      </w:r>
    </w:p>
    <w:p w14:paraId="667945FE" w14:textId="0DF60FD7" w:rsidR="0049425D" w:rsidRDefault="00B17F3E" w:rsidP="0065597C">
      <w:pPr>
        <w:widowControl w:val="0"/>
        <w:autoSpaceDE w:val="0"/>
        <w:autoSpaceDN w:val="0"/>
        <w:adjustRightInd w:val="0"/>
        <w:spacing w:after="0" w:line="480" w:lineRule="auto"/>
        <w:ind w:firstLine="708"/>
        <w:rPr>
          <w:rFonts w:ascii="Times New Roman" w:hAnsi="Times New Roman"/>
          <w:lang w:val="en-US"/>
        </w:rPr>
      </w:pPr>
      <w:r w:rsidRPr="0084135A">
        <w:rPr>
          <w:rFonts w:ascii="Times New Roman" w:hAnsi="Times New Roman"/>
          <w:lang w:val="en-US"/>
        </w:rPr>
        <w:t xml:space="preserve">Here, </w:t>
      </w:r>
      <w:r w:rsidR="007A3C33">
        <w:rPr>
          <w:rFonts w:ascii="Times New Roman" w:hAnsi="Times New Roman"/>
          <w:lang w:val="en-US"/>
        </w:rPr>
        <w:t>we aimed to resolve the paradox between apparent direct effects of temperature on ecosystem function</w:t>
      </w:r>
      <w:r w:rsidR="00CD5C2A">
        <w:rPr>
          <w:rFonts w:ascii="Times New Roman" w:hAnsi="Times New Roman"/>
          <w:lang w:val="en-US"/>
        </w:rPr>
        <w:t>s (NEP, ER)</w:t>
      </w:r>
      <w:r w:rsidR="007A3C33">
        <w:rPr>
          <w:rFonts w:ascii="Times New Roman" w:hAnsi="Times New Roman"/>
          <w:lang w:val="en-US"/>
        </w:rPr>
        <w:t xml:space="preserve"> that emerge when comparing communities across larger gradients and the potentially more complex effects</w:t>
      </w:r>
      <w:r w:rsidR="00B973F1">
        <w:rPr>
          <w:rFonts w:ascii="Times New Roman" w:hAnsi="Times New Roman"/>
          <w:lang w:val="en-US"/>
        </w:rPr>
        <w:t xml:space="preserve"> of temperature</w:t>
      </w:r>
      <w:r w:rsidR="00CD5C2A">
        <w:rPr>
          <w:rFonts w:ascii="Times New Roman" w:hAnsi="Times New Roman"/>
          <w:lang w:val="en-US"/>
        </w:rPr>
        <w:t xml:space="preserve"> at the population and community scales</w:t>
      </w:r>
      <w:r w:rsidR="007A3C33">
        <w:rPr>
          <w:rFonts w:ascii="Times New Roman" w:hAnsi="Times New Roman"/>
          <w:lang w:val="en-US"/>
        </w:rPr>
        <w:t xml:space="preserve">. </w:t>
      </w:r>
      <w:r w:rsidR="00B973F1">
        <w:rPr>
          <w:rFonts w:ascii="Times New Roman" w:hAnsi="Times New Roman"/>
          <w:lang w:val="en-US"/>
        </w:rPr>
        <w:t>W</w:t>
      </w:r>
      <w:r w:rsidR="00B973F1" w:rsidRPr="0084135A">
        <w:rPr>
          <w:rFonts w:ascii="Times New Roman" w:hAnsi="Times New Roman"/>
          <w:lang w:val="en-US"/>
        </w:rPr>
        <w:t>e</w:t>
      </w:r>
      <w:r w:rsidR="004B47AC">
        <w:rPr>
          <w:rFonts w:ascii="Times New Roman" w:hAnsi="Times New Roman"/>
          <w:lang w:val="en-US"/>
        </w:rPr>
        <w:t xml:space="preserve"> experimentally</w:t>
      </w:r>
      <w:r w:rsidR="00B973F1" w:rsidRPr="0084135A">
        <w:rPr>
          <w:rFonts w:ascii="Times New Roman" w:hAnsi="Times New Roman"/>
          <w:lang w:val="en-US"/>
        </w:rPr>
        <w:t xml:space="preserve"> </w:t>
      </w:r>
      <w:r w:rsidRPr="0084135A">
        <w:rPr>
          <w:rFonts w:ascii="Times New Roman" w:hAnsi="Times New Roman"/>
          <w:lang w:val="en-US"/>
        </w:rPr>
        <w:t xml:space="preserve">tested </w:t>
      </w:r>
      <w:r w:rsidR="005B79B7">
        <w:rPr>
          <w:rFonts w:ascii="Times New Roman" w:hAnsi="Times New Roman"/>
          <w:lang w:val="en-US"/>
        </w:rPr>
        <w:t>the hypothesis that</w:t>
      </w:r>
      <w:r w:rsidR="00CF3876" w:rsidRPr="0084135A">
        <w:rPr>
          <w:rFonts w:ascii="Times New Roman" w:hAnsi="Times New Roman"/>
          <w:lang w:val="en-US"/>
        </w:rPr>
        <w:t xml:space="preserve"> temperature-dependent </w:t>
      </w:r>
      <w:r w:rsidR="00CD5C2A">
        <w:rPr>
          <w:rFonts w:ascii="Times New Roman" w:hAnsi="Times New Roman"/>
          <w:lang w:val="en-US"/>
        </w:rPr>
        <w:t xml:space="preserve">trophic </w:t>
      </w:r>
      <w:r w:rsidR="00D74D2D">
        <w:rPr>
          <w:rFonts w:ascii="Times New Roman" w:hAnsi="Times New Roman"/>
          <w:lang w:val="en-US"/>
        </w:rPr>
        <w:t xml:space="preserve">interactions </w:t>
      </w:r>
      <w:r w:rsidR="00697F41">
        <w:rPr>
          <w:rFonts w:ascii="Times New Roman" w:hAnsi="Times New Roman"/>
          <w:lang w:val="en-US"/>
        </w:rPr>
        <w:t xml:space="preserve">in a trophic cascade </w:t>
      </w:r>
      <w:r w:rsidR="00D74D2D">
        <w:rPr>
          <w:rFonts w:ascii="Times New Roman" w:hAnsi="Times New Roman"/>
          <w:lang w:val="en-US"/>
        </w:rPr>
        <w:t>alter</w:t>
      </w:r>
      <w:r w:rsidR="00CF3876" w:rsidRPr="0084135A">
        <w:rPr>
          <w:rFonts w:ascii="Times New Roman" w:hAnsi="Times New Roman"/>
          <w:lang w:val="en-US"/>
        </w:rPr>
        <w:t xml:space="preserve"> the effect of temperature on</w:t>
      </w:r>
      <w:r w:rsidR="006A309E">
        <w:rPr>
          <w:rFonts w:ascii="Times New Roman" w:hAnsi="Times New Roman"/>
          <w:lang w:val="en-US"/>
        </w:rPr>
        <w:t xml:space="preserve"> community properties such as biomass, abundance and body size, but have little or no effect on the </w:t>
      </w:r>
      <w:r w:rsidR="00BE3119">
        <w:rPr>
          <w:rFonts w:ascii="Times New Roman" w:hAnsi="Times New Roman"/>
          <w:lang w:val="en-US"/>
        </w:rPr>
        <w:t>variation in</w:t>
      </w:r>
      <w:r w:rsidR="00CF3876" w:rsidRPr="0084135A">
        <w:rPr>
          <w:rFonts w:ascii="Times New Roman" w:hAnsi="Times New Roman"/>
          <w:lang w:val="en-US"/>
        </w:rPr>
        <w:t xml:space="preserve"> ecosystem function</w:t>
      </w:r>
      <w:r w:rsidR="005B79B7">
        <w:rPr>
          <w:rFonts w:ascii="Times New Roman" w:hAnsi="Times New Roman"/>
          <w:lang w:val="en-US"/>
        </w:rPr>
        <w:t xml:space="preserve">s </w:t>
      </w:r>
      <w:r w:rsidR="005B79B7" w:rsidRPr="0084135A">
        <w:rPr>
          <w:rFonts w:ascii="Times New Roman" w:hAnsi="Times New Roman"/>
          <w:lang w:val="en-US"/>
        </w:rPr>
        <w:t>(</w:t>
      </w:r>
      <w:r w:rsidR="00A6541C">
        <w:rPr>
          <w:rFonts w:ascii="Times New Roman" w:hAnsi="Times New Roman"/>
          <w:lang w:val="en-US"/>
        </w:rPr>
        <w:t>NEP, ER</w:t>
      </w:r>
      <w:r w:rsidR="005B79B7" w:rsidRPr="0084135A">
        <w:rPr>
          <w:rFonts w:ascii="Times New Roman" w:hAnsi="Times New Roman"/>
          <w:lang w:val="en-US"/>
        </w:rPr>
        <w:t>)</w:t>
      </w:r>
      <w:r w:rsidR="00697F41">
        <w:rPr>
          <w:rFonts w:ascii="Times New Roman" w:hAnsi="Times New Roman"/>
          <w:lang w:val="en-US"/>
        </w:rPr>
        <w:t xml:space="preserve"> over a temperature gradient</w:t>
      </w:r>
      <w:r w:rsidR="00906A67">
        <w:rPr>
          <w:rFonts w:ascii="Times New Roman" w:hAnsi="Times New Roman"/>
          <w:lang w:val="en-US"/>
        </w:rPr>
        <w:t xml:space="preserve">. </w:t>
      </w:r>
      <w:r w:rsidR="006A309E">
        <w:rPr>
          <w:rFonts w:ascii="Times New Roman" w:hAnsi="Times New Roman"/>
          <w:lang w:val="en-US"/>
        </w:rPr>
        <w:t>In freshwater plankton communities, we compared the effects of temperature on community properties typically measured in warming experiments</w:t>
      </w:r>
      <w:r w:rsidR="00503C46">
        <w:rPr>
          <w:rFonts w:ascii="Times New Roman" w:hAnsi="Times New Roman"/>
          <w:lang w:val="en-US"/>
        </w:rPr>
        <w:t xml:space="preserve"> (e.g., biomass, density</w:t>
      </w:r>
      <w:r w:rsidR="00763584">
        <w:rPr>
          <w:rFonts w:ascii="Times New Roman" w:hAnsi="Times New Roman"/>
          <w:lang w:val="en-US"/>
        </w:rPr>
        <w:t>, body size)</w:t>
      </w:r>
      <w:r w:rsidR="006A309E">
        <w:rPr>
          <w:rFonts w:ascii="Times New Roman" w:hAnsi="Times New Roman"/>
          <w:lang w:val="en-US"/>
        </w:rPr>
        <w:t xml:space="preserve"> with the effects of temperature typically compared in macroecological studies</w:t>
      </w:r>
      <w:r w:rsidR="00763584">
        <w:rPr>
          <w:rFonts w:ascii="Times New Roman" w:hAnsi="Times New Roman"/>
          <w:lang w:val="en-US"/>
        </w:rPr>
        <w:t xml:space="preserve"> (e.g., NEP, ER)</w:t>
      </w:r>
      <w:r w:rsidR="006902BC">
        <w:rPr>
          <w:rFonts w:ascii="Times New Roman" w:hAnsi="Times New Roman"/>
          <w:lang w:val="en-US"/>
        </w:rPr>
        <w:t>. We</w:t>
      </w:r>
      <w:r w:rsidR="006A309E">
        <w:rPr>
          <w:rFonts w:ascii="Times New Roman" w:hAnsi="Times New Roman"/>
          <w:lang w:val="en-US"/>
        </w:rPr>
        <w:t xml:space="preserve"> controlled </w:t>
      </w:r>
      <w:r w:rsidR="006902BC">
        <w:rPr>
          <w:rFonts w:ascii="Times New Roman" w:hAnsi="Times New Roman"/>
          <w:lang w:val="en-US"/>
        </w:rPr>
        <w:t>variation in biotic and abiotic conditions other than temperature and trophic structure</w:t>
      </w:r>
      <w:r w:rsidR="006A309E">
        <w:rPr>
          <w:rFonts w:ascii="Times New Roman" w:hAnsi="Times New Roman"/>
          <w:lang w:val="en-US"/>
        </w:rPr>
        <w:t xml:space="preserve"> </w:t>
      </w:r>
      <w:r w:rsidR="006902BC">
        <w:rPr>
          <w:rFonts w:ascii="Times New Roman" w:hAnsi="Times New Roman"/>
          <w:lang w:val="en-US"/>
        </w:rPr>
        <w:t xml:space="preserve">(presence of </w:t>
      </w:r>
      <w:r w:rsidR="007339C3">
        <w:rPr>
          <w:rFonts w:ascii="Times New Roman" w:hAnsi="Times New Roman"/>
          <w:lang w:val="en-US"/>
        </w:rPr>
        <w:t>grazers</w:t>
      </w:r>
      <w:r w:rsidR="006902BC">
        <w:rPr>
          <w:rFonts w:ascii="Times New Roman" w:hAnsi="Times New Roman"/>
          <w:lang w:val="en-US"/>
        </w:rPr>
        <w:t xml:space="preserve"> and predators) </w:t>
      </w:r>
      <w:r w:rsidR="006A309E">
        <w:rPr>
          <w:rFonts w:ascii="Times New Roman" w:hAnsi="Times New Roman"/>
          <w:lang w:val="en-US"/>
        </w:rPr>
        <w:t>(Fig 1).  W</w:t>
      </w:r>
      <w:r w:rsidR="006E6315" w:rsidRPr="009A6A96">
        <w:rPr>
          <w:rFonts w:ascii="Times New Roman" w:hAnsi="Times New Roman"/>
          <w:lang w:val="en-US"/>
        </w:rPr>
        <w:t>e quantif</w:t>
      </w:r>
      <w:r w:rsidR="00D0694A" w:rsidRPr="009A6A96">
        <w:rPr>
          <w:rFonts w:ascii="Times New Roman" w:hAnsi="Times New Roman"/>
          <w:lang w:val="en-US"/>
        </w:rPr>
        <w:t>ied</w:t>
      </w:r>
      <w:r w:rsidR="006E6315" w:rsidRPr="009A6A96">
        <w:rPr>
          <w:rFonts w:ascii="Times New Roman" w:hAnsi="Times New Roman"/>
          <w:lang w:val="en-US"/>
        </w:rPr>
        <w:t xml:space="preserve"> </w:t>
      </w:r>
      <w:r w:rsidR="001E2975">
        <w:rPr>
          <w:rFonts w:ascii="Times New Roman" w:hAnsi="Times New Roman"/>
          <w:lang w:val="en-US"/>
        </w:rPr>
        <w:t xml:space="preserve">ecosystem function </w:t>
      </w:r>
      <w:r w:rsidR="001E2975">
        <w:rPr>
          <w:rFonts w:ascii="Times New Roman" w:hAnsi="Times New Roman"/>
          <w:lang w:val="en-US"/>
        </w:rPr>
        <w:lastRenderedPageBreak/>
        <w:t>(NEP, ER) and community structure (biomass, abundance)</w:t>
      </w:r>
      <w:r w:rsidR="006E6315" w:rsidRPr="009A6A96">
        <w:rPr>
          <w:rFonts w:ascii="Times New Roman" w:hAnsi="Times New Roman"/>
          <w:lang w:val="en-US"/>
        </w:rPr>
        <w:t xml:space="preserve"> </w:t>
      </w:r>
      <w:r w:rsidR="007339C3">
        <w:rPr>
          <w:rFonts w:ascii="Times New Roman" w:hAnsi="Times New Roman"/>
          <w:lang w:val="en-US"/>
        </w:rPr>
        <w:t xml:space="preserve">in ecosystems with algae only (A), algae and grazers (AG), or algae, grazers and predators (AGP) </w:t>
      </w:r>
      <w:r w:rsidR="006E6315" w:rsidRPr="009A6A96">
        <w:rPr>
          <w:rFonts w:ascii="Times New Roman" w:hAnsi="Times New Roman"/>
          <w:lang w:val="en-US"/>
        </w:rPr>
        <w:t>across a</w:t>
      </w:r>
      <w:r w:rsidR="00A4319C">
        <w:rPr>
          <w:rFonts w:ascii="Times New Roman" w:hAnsi="Times New Roman"/>
          <w:lang w:val="en-US"/>
        </w:rPr>
        <w:t>n experimental</w:t>
      </w:r>
      <w:r w:rsidR="006E6315" w:rsidRPr="009A6A96">
        <w:rPr>
          <w:rFonts w:ascii="Times New Roman" w:hAnsi="Times New Roman"/>
          <w:lang w:val="en-US"/>
        </w:rPr>
        <w:t xml:space="preserve"> temperature gradient </w:t>
      </w:r>
      <w:r w:rsidR="00E928CA">
        <w:rPr>
          <w:rFonts w:ascii="Times New Roman" w:hAnsi="Times New Roman"/>
          <w:lang w:val="en-US"/>
        </w:rPr>
        <w:t xml:space="preserve">of </w:t>
      </w:r>
      <w:r w:rsidR="006E6315" w:rsidRPr="009A6A96">
        <w:rPr>
          <w:rFonts w:ascii="Times New Roman" w:hAnsi="Times New Roman"/>
          <w:lang w:val="en-US"/>
        </w:rPr>
        <w:t xml:space="preserve">10 </w:t>
      </w:r>
      <w:r w:rsidR="00985A97" w:rsidRPr="009A6A96">
        <w:rPr>
          <w:rFonts w:ascii="Times New Roman" w:hAnsi="Times New Roman"/>
          <w:lang w:val="en-US"/>
        </w:rPr>
        <w:t>°</w:t>
      </w:r>
      <w:r w:rsidR="00E928CA">
        <w:rPr>
          <w:rFonts w:ascii="Times New Roman" w:hAnsi="Times New Roman"/>
          <w:lang w:val="en-US"/>
        </w:rPr>
        <w:t>C</w:t>
      </w:r>
      <w:r w:rsidR="001E2975">
        <w:rPr>
          <w:rFonts w:ascii="Times New Roman" w:hAnsi="Times New Roman"/>
          <w:lang w:val="en-US"/>
        </w:rPr>
        <w:t xml:space="preserve">. </w:t>
      </w:r>
      <w:r w:rsidR="00E036ED">
        <w:rPr>
          <w:rFonts w:ascii="Times New Roman" w:hAnsi="Times New Roman"/>
          <w:lang w:val="en-US"/>
        </w:rPr>
        <w:t>We found that exponential effects</w:t>
      </w:r>
      <w:r w:rsidR="00697F41">
        <w:rPr>
          <w:rFonts w:ascii="Times New Roman" w:hAnsi="Times New Roman"/>
          <w:lang w:val="en-US"/>
        </w:rPr>
        <w:t xml:space="preserve"> of temperature</w:t>
      </w:r>
      <w:r w:rsidR="00E036ED">
        <w:rPr>
          <w:rFonts w:ascii="Times New Roman" w:hAnsi="Times New Roman"/>
          <w:lang w:val="en-US"/>
        </w:rPr>
        <w:t xml:space="preserve"> on algal biomass were greater than effects of temperature on </w:t>
      </w:r>
      <w:r w:rsidR="00697F41">
        <w:rPr>
          <w:rFonts w:ascii="Times New Roman" w:hAnsi="Times New Roman"/>
          <w:lang w:val="en-US"/>
        </w:rPr>
        <w:t>NEP and ER</w:t>
      </w:r>
      <w:r w:rsidR="00E036ED">
        <w:rPr>
          <w:rFonts w:ascii="Times New Roman" w:hAnsi="Times New Roman"/>
          <w:lang w:val="en-US"/>
        </w:rPr>
        <w:t>, suggesting that even large changes in community structure do not necessarily lead to large changes in how temperature affects NEP and ER.</w:t>
      </w:r>
    </w:p>
    <w:p w14:paraId="1F4D3FD1" w14:textId="77777777" w:rsidR="0049425D" w:rsidRDefault="0049425D" w:rsidP="00084017">
      <w:pPr>
        <w:widowControl w:val="0"/>
        <w:autoSpaceDE w:val="0"/>
        <w:autoSpaceDN w:val="0"/>
        <w:adjustRightInd w:val="0"/>
        <w:spacing w:after="0" w:line="480" w:lineRule="auto"/>
        <w:rPr>
          <w:rFonts w:ascii="Times New Roman" w:hAnsi="Times New Roman"/>
          <w:lang w:val="en-US"/>
        </w:rPr>
      </w:pPr>
    </w:p>
    <w:p w14:paraId="7C4AFA4D" w14:textId="12DEC7DD" w:rsidR="00B95CA6" w:rsidRDefault="00084017">
      <w:pPr>
        <w:widowControl w:val="0"/>
        <w:autoSpaceDE w:val="0"/>
        <w:autoSpaceDN w:val="0"/>
        <w:adjustRightInd w:val="0"/>
        <w:spacing w:after="0" w:line="480" w:lineRule="auto"/>
        <w:rPr>
          <w:rFonts w:ascii="Times New Roman" w:hAnsi="Times New Roman"/>
          <w:b/>
          <w:lang w:val="en-US"/>
        </w:rPr>
      </w:pPr>
      <w:r w:rsidRPr="00AD57C1">
        <w:rPr>
          <w:rFonts w:ascii="Times New Roman" w:hAnsi="Times New Roman"/>
          <w:b/>
          <w:lang w:val="en-US"/>
        </w:rPr>
        <w:t>Hypotheses</w:t>
      </w:r>
      <w:r w:rsidR="003E2E58" w:rsidRPr="00AD57C1">
        <w:rPr>
          <w:rFonts w:ascii="Times New Roman" w:hAnsi="Times New Roman"/>
          <w:b/>
          <w:lang w:val="en-US"/>
        </w:rPr>
        <w:t xml:space="preserve"> </w:t>
      </w:r>
    </w:p>
    <w:p w14:paraId="123CD9AE" w14:textId="52B06ED1" w:rsidR="000F1AC2" w:rsidRPr="0084135A" w:rsidRDefault="00D74D2D" w:rsidP="006B1AF4">
      <w:pPr>
        <w:widowControl w:val="0"/>
        <w:autoSpaceDE w:val="0"/>
        <w:autoSpaceDN w:val="0"/>
        <w:adjustRightInd w:val="0"/>
        <w:spacing w:after="0" w:line="480" w:lineRule="auto"/>
        <w:rPr>
          <w:rFonts w:ascii="Times New Roman" w:hAnsi="Times New Roman"/>
          <w:lang w:val="en-US"/>
        </w:rPr>
      </w:pPr>
      <w:r>
        <w:rPr>
          <w:rFonts w:ascii="Times New Roman" w:hAnsi="Times New Roman"/>
          <w:lang w:val="en-US"/>
        </w:rPr>
        <w:tab/>
      </w:r>
      <w:r w:rsidR="00D43EF8">
        <w:rPr>
          <w:rFonts w:ascii="Times New Roman" w:hAnsi="Times New Roman"/>
          <w:lang w:val="en-US"/>
        </w:rPr>
        <w:t>W</w:t>
      </w:r>
      <w:r>
        <w:rPr>
          <w:rFonts w:ascii="Times New Roman" w:hAnsi="Times New Roman"/>
          <w:lang w:val="en-US"/>
        </w:rPr>
        <w:t>e drew on</w:t>
      </w:r>
      <w:r w:rsidR="002221FB">
        <w:rPr>
          <w:rFonts w:ascii="Times New Roman" w:hAnsi="Times New Roman"/>
          <w:lang w:val="en-US"/>
        </w:rPr>
        <w:t xml:space="preserve"> the</w:t>
      </w:r>
      <w:r>
        <w:rPr>
          <w:rFonts w:ascii="Times New Roman" w:hAnsi="Times New Roman"/>
          <w:lang w:val="en-US"/>
        </w:rPr>
        <w:t xml:space="preserve"> </w:t>
      </w:r>
      <w:r w:rsidR="005B79B7">
        <w:rPr>
          <w:rFonts w:ascii="Times New Roman" w:hAnsi="Times New Roman"/>
          <w:lang w:val="en-US"/>
        </w:rPr>
        <w:t>Metabolic Theory of Ecology (MTE)</w:t>
      </w:r>
      <w:r>
        <w:rPr>
          <w:rFonts w:ascii="Times New Roman" w:hAnsi="Times New Roman"/>
          <w:lang w:val="en-US"/>
        </w:rPr>
        <w:t xml:space="preserve"> </w:t>
      </w:r>
      <w:r w:rsidR="00AD57C1">
        <w:rPr>
          <w:rFonts w:ascii="Times New Roman" w:hAnsi="Times New Roman"/>
          <w:lang w:val="en-US"/>
        </w:rPr>
        <w:t>frame our hypotheses and predictions for</w:t>
      </w:r>
      <w:r>
        <w:rPr>
          <w:rFonts w:ascii="Times New Roman" w:hAnsi="Times New Roman"/>
          <w:lang w:val="en-US"/>
        </w:rPr>
        <w:t xml:space="preserve"> how temperature affects </w:t>
      </w:r>
      <w:r w:rsidR="00AD57C1">
        <w:rPr>
          <w:rFonts w:ascii="Times New Roman" w:hAnsi="Times New Roman"/>
          <w:lang w:val="en-US"/>
        </w:rPr>
        <w:t xml:space="preserve">NEP and ER via </w:t>
      </w:r>
      <w:r w:rsidR="00AD57C1" w:rsidRPr="007339C3">
        <w:rPr>
          <w:rFonts w:ascii="Times New Roman" w:hAnsi="Times New Roman"/>
          <w:i/>
          <w:lang w:val="en-US"/>
        </w:rPr>
        <w:t>per capita</w:t>
      </w:r>
      <w:r w:rsidR="00AD57C1">
        <w:rPr>
          <w:rFonts w:ascii="Times New Roman" w:hAnsi="Times New Roman"/>
          <w:lang w:val="en-US"/>
        </w:rPr>
        <w:t xml:space="preserve"> metabolic temperature dependence and indirect effects of temperature</w:t>
      </w:r>
      <w:r w:rsidR="00697F41">
        <w:rPr>
          <w:rFonts w:ascii="Times New Roman" w:hAnsi="Times New Roman"/>
          <w:lang w:val="en-US"/>
        </w:rPr>
        <w:t xml:space="preserve"> at the community scale</w:t>
      </w:r>
      <w:r>
        <w:rPr>
          <w:rFonts w:ascii="Times New Roman" w:hAnsi="Times New Roman"/>
          <w:lang w:val="en-US"/>
        </w:rPr>
        <w:t xml:space="preserve">. </w:t>
      </w:r>
      <w:r w:rsidR="00257FB0">
        <w:rPr>
          <w:rFonts w:ascii="Times New Roman" w:hAnsi="Times New Roman"/>
          <w:lang w:val="en-US"/>
        </w:rPr>
        <w:t xml:space="preserve">We first briefly outline the framework, and then express our specific hypotheses. </w:t>
      </w:r>
      <w:r w:rsidR="005B79B7">
        <w:rPr>
          <w:rFonts w:ascii="Times New Roman" w:hAnsi="Times New Roman"/>
          <w:lang w:val="en-US"/>
        </w:rPr>
        <w:t>MTE relates w</w:t>
      </w:r>
      <w:r w:rsidR="006579F9" w:rsidRPr="0084135A">
        <w:rPr>
          <w:rFonts w:ascii="Times New Roman" w:hAnsi="Times New Roman"/>
          <w:lang w:val="en-US"/>
        </w:rPr>
        <w:t>hole-organism m</w:t>
      </w:r>
      <w:r w:rsidR="000F1AC2" w:rsidRPr="0084135A">
        <w:rPr>
          <w:rFonts w:ascii="Times New Roman" w:hAnsi="Times New Roman"/>
          <w:lang w:val="en-US"/>
        </w:rPr>
        <w:t>etaboli</w:t>
      </w:r>
      <w:r w:rsidR="006579F9" w:rsidRPr="0084135A">
        <w:rPr>
          <w:rFonts w:ascii="Times New Roman" w:hAnsi="Times New Roman"/>
          <w:lang w:val="en-US"/>
        </w:rPr>
        <w:t>c rates</w:t>
      </w:r>
      <w:r w:rsidR="00301DB8">
        <w:rPr>
          <w:rFonts w:ascii="Times New Roman" w:hAnsi="Times New Roman"/>
          <w:lang w:val="en-US"/>
        </w:rPr>
        <w:t xml:space="preserve"> </w:t>
      </w:r>
      <w:r w:rsidR="00301DB8" w:rsidRPr="0084135A">
        <w:rPr>
          <w:rFonts w:ascii="Times New Roman" w:hAnsi="Times New Roman"/>
        </w:rPr>
        <w:t>(</w:t>
      </w:r>
      <w:r w:rsidR="00301DB8" w:rsidRPr="0084135A">
        <w:rPr>
          <w:rFonts w:ascii="Times New Roman" w:hAnsi="Times New Roman"/>
          <w:i/>
        </w:rPr>
        <w:t>b</w:t>
      </w:r>
      <w:r w:rsidR="00301DB8" w:rsidRPr="0084135A">
        <w:rPr>
          <w:rFonts w:ascii="Times New Roman" w:hAnsi="Times New Roman"/>
          <w:i/>
          <w:vertAlign w:val="subscript"/>
        </w:rPr>
        <w:t>i</w:t>
      </w:r>
      <w:r w:rsidR="00434619">
        <w:rPr>
          <w:rFonts w:ascii="Times New Roman" w:hAnsi="Times New Roman"/>
        </w:rPr>
        <w:t>, gO</w:t>
      </w:r>
      <w:r w:rsidR="00434619" w:rsidRPr="00410515">
        <w:rPr>
          <w:rFonts w:ascii="Times New Roman" w:hAnsi="Times New Roman"/>
          <w:vertAlign w:val="subscript"/>
        </w:rPr>
        <w:t>2</w:t>
      </w:r>
      <w:r w:rsidR="00434619">
        <w:rPr>
          <w:rFonts w:ascii="Times New Roman" w:hAnsi="Times New Roman"/>
        </w:rPr>
        <w:t>/hr</w:t>
      </w:r>
      <w:r w:rsidR="00301DB8" w:rsidRPr="0084135A">
        <w:rPr>
          <w:rFonts w:ascii="Times New Roman" w:hAnsi="Times New Roman"/>
        </w:rPr>
        <w:t xml:space="preserve">) </w:t>
      </w:r>
      <w:r w:rsidR="000F1AC2" w:rsidRPr="0084135A">
        <w:rPr>
          <w:rFonts w:ascii="Times New Roman" w:hAnsi="Times New Roman"/>
          <w:lang w:val="en-US"/>
        </w:rPr>
        <w:t xml:space="preserve">and related biological functions for organism </w:t>
      </w:r>
      <w:proofErr w:type="spellStart"/>
      <w:r w:rsidR="000F1AC2" w:rsidRPr="0084135A">
        <w:rPr>
          <w:rFonts w:ascii="Times New Roman" w:hAnsi="Times New Roman"/>
          <w:i/>
          <w:lang w:val="en-US"/>
        </w:rPr>
        <w:t>i</w:t>
      </w:r>
      <w:proofErr w:type="spellEnd"/>
      <w:r w:rsidR="000F1AC2" w:rsidRPr="0084135A">
        <w:rPr>
          <w:rFonts w:ascii="Times New Roman" w:hAnsi="Times New Roman"/>
          <w:i/>
          <w:lang w:val="en-US"/>
        </w:rPr>
        <w:t xml:space="preserve"> </w:t>
      </w:r>
      <w:r w:rsidR="005B79B7">
        <w:rPr>
          <w:rFonts w:ascii="Times New Roman" w:hAnsi="Times New Roman"/>
          <w:lang w:val="en-US"/>
        </w:rPr>
        <w:t>to body</w:t>
      </w:r>
      <w:r w:rsidR="006579F9" w:rsidRPr="0084135A">
        <w:rPr>
          <w:rFonts w:ascii="Times New Roman" w:hAnsi="Times New Roman"/>
          <w:lang w:val="en-US"/>
        </w:rPr>
        <w:t xml:space="preserve"> </w:t>
      </w:r>
      <w:r w:rsidR="009C6D98">
        <w:rPr>
          <w:rFonts w:ascii="Times New Roman" w:hAnsi="Times New Roman"/>
          <w:lang w:val="en-US"/>
        </w:rPr>
        <w:t xml:space="preserve">size </w:t>
      </w:r>
      <w:r w:rsidR="00301DB8">
        <w:rPr>
          <w:rFonts w:ascii="Times New Roman" w:hAnsi="Times New Roman"/>
          <w:lang w:val="en-US"/>
        </w:rPr>
        <w:t>(</w:t>
      </w:r>
      <w:r w:rsidR="00301DB8" w:rsidRPr="0084135A">
        <w:rPr>
          <w:rFonts w:ascii="Times New Roman" w:hAnsi="Times New Roman"/>
          <w:i/>
        </w:rPr>
        <w:t>m</w:t>
      </w:r>
      <w:r w:rsidR="00301DB8" w:rsidRPr="0084135A">
        <w:rPr>
          <w:rFonts w:ascii="Times New Roman" w:hAnsi="Times New Roman"/>
          <w:i/>
          <w:vertAlign w:val="subscript"/>
        </w:rPr>
        <w:t>i</w:t>
      </w:r>
      <w:r w:rsidR="00434619">
        <w:rPr>
          <w:rFonts w:ascii="Times New Roman" w:hAnsi="Times New Roman"/>
        </w:rPr>
        <w:t>, g</w:t>
      </w:r>
      <w:r w:rsidR="00301DB8">
        <w:rPr>
          <w:rFonts w:ascii="Times New Roman" w:hAnsi="Times New Roman"/>
        </w:rPr>
        <w:t>)</w:t>
      </w:r>
      <w:r w:rsidR="00301DB8" w:rsidRPr="0084135A">
        <w:rPr>
          <w:rFonts w:ascii="Times New Roman" w:hAnsi="Times New Roman"/>
        </w:rPr>
        <w:t xml:space="preserve"> </w:t>
      </w:r>
      <w:r w:rsidR="005B79B7">
        <w:rPr>
          <w:rFonts w:ascii="Times New Roman" w:hAnsi="Times New Roman"/>
          <w:lang w:val="en-US"/>
        </w:rPr>
        <w:t>and</w:t>
      </w:r>
      <w:r w:rsidR="000F1AC2" w:rsidRPr="0084135A">
        <w:rPr>
          <w:rFonts w:ascii="Times New Roman" w:hAnsi="Times New Roman"/>
          <w:lang w:val="en-US"/>
        </w:rPr>
        <w:t xml:space="preserve"> </w:t>
      </w:r>
      <w:r w:rsidR="00301DB8">
        <w:rPr>
          <w:rFonts w:ascii="Times New Roman" w:hAnsi="Times New Roman"/>
          <w:lang w:val="en-US"/>
        </w:rPr>
        <w:t xml:space="preserve">body </w:t>
      </w:r>
      <w:r w:rsidR="000F1AC2" w:rsidRPr="0084135A">
        <w:rPr>
          <w:rFonts w:ascii="Times New Roman" w:hAnsi="Times New Roman"/>
          <w:lang w:val="en-US"/>
        </w:rPr>
        <w:t>temperature</w:t>
      </w:r>
      <w:r w:rsidR="00301DB8">
        <w:rPr>
          <w:rFonts w:ascii="Times New Roman" w:hAnsi="Times New Roman"/>
          <w:lang w:val="en-US"/>
        </w:rPr>
        <w:t xml:space="preserve"> </w:t>
      </w:r>
      <w:r w:rsidR="00301DB8" w:rsidRPr="0084135A">
        <w:rPr>
          <w:rFonts w:ascii="Times New Roman" w:hAnsi="Times New Roman"/>
        </w:rPr>
        <w:t>(</w:t>
      </w:r>
      <w:r w:rsidR="00301DB8" w:rsidRPr="00F0542B">
        <w:rPr>
          <w:rFonts w:ascii="Times New Roman" w:hAnsi="Times New Roman"/>
          <w:i/>
        </w:rPr>
        <w:t>T</w:t>
      </w:r>
      <w:r w:rsidR="00301DB8" w:rsidRPr="0084135A">
        <w:rPr>
          <w:rFonts w:ascii="Times New Roman" w:hAnsi="Times New Roman"/>
        </w:rPr>
        <w:t>, in Kelvin)</w:t>
      </w:r>
      <w:r w:rsidR="000F1AC2" w:rsidRPr="0084135A">
        <w:rPr>
          <w:rFonts w:ascii="Times New Roman" w:hAnsi="Times New Roman"/>
          <w:lang w:val="en-US"/>
        </w:rPr>
        <w:t xml:space="preserve"> </w:t>
      </w:r>
      <w:r w:rsidR="00E763BB">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&lt;citation&gt;&lt;priority&gt;0&lt;/priority&gt;&lt;uuid&gt;A0D1962E-17CD-4848-94DE-5C8C57CB8FC7&lt;/uuid&gt;&lt;publications&gt;&lt;publication&gt;&lt;subtype&gt;400&lt;/subtype&gt;&lt;title&gt;Effects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title&gt;Toward a Metabolic Theory of Ecology&lt;/title&gt;&lt;volume&gt;85&lt;/volume&gt;&lt;publication_date&gt;99200407231200000000222000&lt;/publication_date&gt;&lt;uuid&gt;DEDD05E1-FDBD-40B9-9BE0-F1B3D8774F44&lt;/uuid&gt;&lt;type&gt;400&lt;/type&gt;&lt;number&gt;7&lt;/number&gt;&lt;citekey&gt;Brown:2004wq&lt;/citekey&gt;&lt;startpage&gt;1771&lt;/startpage&gt;&lt;endpage&gt;1789&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lt;/firstName&gt;&lt;middleNames&gt;P&lt;/middleNames&gt;&lt;/author&gt;&lt;author&gt;&lt;lastName&gt;Savage&lt;/lastName&gt;&lt;firstName&gt;V&lt;/firstName&gt;&lt;middleNames&gt;M&lt;/middleNames&gt;&lt;/author&gt;&lt;author&gt;&lt;lastName&gt;West&lt;/lastName&gt;&lt;firstName&gt;G&lt;/firstName&gt;&lt;middleNames&gt;B&lt;/middleNames&gt;&lt;/author&gt;&lt;/authors&gt;&lt;/publication&gt;&lt;publication&gt;&lt;subtype&gt;400&lt;/subtype&gt;&lt;title&gt;Testing the metabolic theory of ecology&lt;/title&gt;&lt;publication_date&gt;99201207041200000000222000&lt;/publication_date&gt;&lt;uuid&gt;0609E475-DA50-4BA0-AB29-949CD917FDD9&lt;/uuid&gt;&lt;type&gt;400&lt;/type&gt;&lt;citekey&gt;Anonymous:2014eg&lt;/citekey&gt;&lt;doi&gt;10.1111/j.1461-0248.2012.01860.x&lt;/doi&gt;&lt;startpage&gt;1&lt;/startpage&gt;&lt;endpage&gt;10&lt;/endpage&gt;&lt;bundle&gt;&lt;publication&gt;&lt;title&gt;Ecology Letters&lt;/title&gt;&lt;uuid&gt;0B79CCD1-AFB5-4A8E-8C1E-0352D5F26433&lt;/uuid&gt;&lt;subtype&gt;-100&lt;/subtype&gt;&lt;type&gt;-100&lt;/type&gt;&lt;/publication&gt;&lt;/bundle&gt;&lt;authors&gt;&lt;author&gt;&lt;lastName&gt;Price&lt;/lastName&gt;&lt;firstName&gt;Charles&lt;/firstName&gt;&lt;middleNames&gt;A&lt;/middleNames&gt;&lt;/author&gt;&lt;author&gt;&lt;lastName&gt;Weitz&lt;/lastName&gt;&lt;firstName&gt;J&lt;/firstName&gt;&lt;middleNames&gt;S&lt;/middleNames&gt;&lt;/author&gt;&lt;author&gt;&lt;lastName&gt;Savage&lt;/lastName&gt;&lt;firstName&gt;V&lt;/firstName&gt;&lt;middleNames&gt;M&lt;/middleNames&gt;&lt;/author&gt;&lt;author&gt;&lt;lastName&gt;Stegen&lt;/lastName&gt;&lt;firstName&gt;J&lt;/firstName&gt;&lt;/author&gt;&lt;author&gt;&lt;lastName&gt;Clarke&lt;/lastName&gt;&lt;firstName&gt;A&lt;/firstName&gt;&lt;/author&gt;&lt;author&gt;&lt;lastName&gt;Coomes&lt;/lastName&gt;&lt;firstName&gt;D&lt;/firstName&gt;&lt;middleNames&gt;A&lt;/middleNames&gt;&lt;/author&gt;&lt;author&gt;&lt;lastName&gt;Dodds&lt;/lastName&gt;&lt;firstName&gt;P&lt;/firstName&gt;&lt;middleNames&gt;S&lt;/middleNames&gt;&lt;/author&gt;&lt;author&gt;&lt;lastName&gt;Etienne&lt;/lastName&gt;&lt;firstName&gt;R&lt;/firstName&gt;&lt;middleNames&gt;S&lt;/middleNames&gt;&lt;/author&gt;&lt;author&gt;&lt;lastName&gt;Kerkhoff&lt;/lastName&gt;&lt;firstName&gt;A&lt;/firstName&gt;&lt;middleNames&gt;J&lt;/middleNames&gt;&lt;/author&gt;&lt;author&gt;&lt;lastName&gt;McCulloh&lt;/lastName&gt;&lt;firstName&gt;K&lt;/firstName&gt;&lt;/author&gt;&lt;author&gt;&lt;lastName&gt;Niklas&lt;/lastName&gt;&lt;firstName&gt;Karl&lt;/firstName&gt;&lt;middleNames&gt;J&lt;/middleNames&gt;&lt;/author&gt;&lt;author&gt;&lt;lastName&gt;Olff&lt;/lastName&gt;&lt;firstName&gt;H&lt;/firstName&gt;&lt;/author&gt;&lt;author&gt;&lt;lastName&gt;Swenson&lt;/lastName&gt;&lt;firstName&gt;N&lt;/firstName&gt;&lt;middleNames&gt;G&lt;/middleNames&gt;&lt;/author&gt;&lt;/authors&gt;&lt;/publication&gt;&lt;/publications&gt;&lt;cites&gt;&lt;/cites&gt;&lt;/citation&gt;</w:instrText>
      </w:r>
      <w:r w:rsidR="00E763BB">
        <w:rPr>
          <w:rFonts w:ascii="Times New Roman" w:hAnsi="Times New Roman"/>
          <w:lang w:val="en-US"/>
        </w:rPr>
        <w:fldChar w:fldCharType="separate"/>
      </w:r>
      <w:r w:rsidR="00AF2A57">
        <w:rPr>
          <w:rFonts w:ascii="Times New Roman" w:hAnsi="Times New Roman"/>
          <w:lang w:val="en-US" w:eastAsia="de-DE"/>
        </w:rPr>
        <w:t>[1,37,38]</w:t>
      </w:r>
      <w:r w:rsidR="00E763BB">
        <w:rPr>
          <w:rFonts w:ascii="Times New Roman" w:hAnsi="Times New Roman"/>
          <w:lang w:val="en-US"/>
        </w:rPr>
        <w:fldChar w:fldCharType="end"/>
      </w:r>
      <w:r w:rsidR="000F1AC2" w:rsidRPr="0084135A">
        <w:rPr>
          <w:rFonts w:ascii="Times New Roman" w:hAnsi="Times New Roman"/>
          <w:lang w:val="en-US"/>
        </w:rPr>
        <w:t>:</w:t>
      </w:r>
    </w:p>
    <w:p w14:paraId="4377B47D" w14:textId="4BFA45FE" w:rsidR="00B061AF" w:rsidRPr="0084135A" w:rsidRDefault="008D42BD">
      <w:pPr>
        <w:widowControl w:val="0"/>
        <w:autoSpaceDE w:val="0"/>
        <w:autoSpaceDN w:val="0"/>
        <w:adjustRightInd w:val="0"/>
        <w:spacing w:after="0" w:line="480" w:lineRule="auto"/>
        <w:ind w:left="708"/>
        <w:rPr>
          <w:rFonts w:ascii="Times New Roman" w:hAnsi="Times New Roman"/>
        </w:rPr>
      </w:pPr>
      <m:oMath>
        <m:sSub>
          <m:sSubPr>
            <m:ctrlPr>
              <w:rPr>
                <w:rFonts w:ascii="Cambria Math" w:hAnsi="Cambria Math"/>
                <w:i/>
                <w:lang w:val="de-DE"/>
              </w:rPr>
            </m:ctrlPr>
          </m:sSubPr>
          <m:e>
            <m:r>
              <w:rPr>
                <w:rFonts w:ascii="Cambria Math" w:hAnsi="Cambria Math"/>
                <w:lang w:val="de-DE"/>
              </w:rPr>
              <m:t>b</m:t>
            </m:r>
          </m:e>
          <m:sub>
            <m:r>
              <w:rPr>
                <w:rFonts w:ascii="Cambria Math" w:hAnsi="Cambria Math"/>
                <w:lang w:val="de-DE"/>
              </w:rPr>
              <m:t>i</m:t>
            </m:r>
          </m:sub>
        </m:sSub>
        <m:r>
          <w:rPr>
            <w:rFonts w:ascii="Cambria Math" w:hAnsi="Cambria Math"/>
            <w:lang w:val="en-US"/>
          </w:rPr>
          <m:t>=</m:t>
        </m:r>
        <m:sSub>
          <m:sSubPr>
            <m:ctrlPr>
              <w:rPr>
                <w:rFonts w:ascii="Cambria Math" w:hAnsi="Cambria Math"/>
                <w:i/>
                <w:lang w:val="de-DE"/>
              </w:rPr>
            </m:ctrlPr>
          </m:sSubPr>
          <m:e>
            <m:r>
              <w:rPr>
                <w:rFonts w:ascii="Cambria Math" w:hAnsi="Cambria Math"/>
                <w:lang w:val="de-DE"/>
              </w:rPr>
              <m:t>b</m:t>
            </m:r>
          </m:e>
          <m:sub>
            <m:r>
              <w:rPr>
                <w:rFonts w:ascii="Cambria Math" w:hAnsi="Cambria Math"/>
                <w:lang w:val="en-US"/>
              </w:rPr>
              <m:t>0</m:t>
            </m:r>
          </m:sub>
        </m:sSub>
        <m:sSup>
          <m:sSupPr>
            <m:ctrlPr>
              <w:rPr>
                <w:rFonts w:ascii="Cambria Math" w:hAnsi="Cambria Math"/>
                <w:i/>
                <w:lang w:val="de-DE"/>
              </w:rPr>
            </m:ctrlPr>
          </m:sSupPr>
          <m:e>
            <m:r>
              <w:rPr>
                <w:rFonts w:ascii="Cambria Math" w:hAnsi="Cambria Math"/>
                <w:lang w:val="de-DE"/>
              </w:rPr>
              <m:t>e</m:t>
            </m:r>
          </m:e>
          <m:sup>
            <m:r>
              <w:rPr>
                <w:rFonts w:ascii="Cambria Math" w:hAnsi="Cambria Math"/>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a</m:t>
                </m:r>
              </m:sub>
            </m:sSub>
            <m:r>
              <w:rPr>
                <w:rFonts w:ascii="Cambria Math" w:hAnsi="Cambria Math"/>
                <w:lang w:val="en-US"/>
              </w:rPr>
              <m:t>/</m:t>
            </m:r>
            <m:r>
              <w:rPr>
                <w:rFonts w:ascii="Cambria Math" w:hAnsi="Cambria Math"/>
                <w:lang w:val="de-DE"/>
              </w:rPr>
              <m:t>kT</m:t>
            </m:r>
          </m:sup>
        </m:sSup>
        <m:sSubSup>
          <m:sSubSupPr>
            <m:ctrlPr>
              <w:rPr>
                <w:rFonts w:ascii="Cambria Math" w:hAnsi="Cambria Math"/>
                <w:i/>
                <w:lang w:val="de-DE"/>
              </w:rPr>
            </m:ctrlPr>
          </m:sSubSupPr>
          <m:e>
            <m:r>
              <w:rPr>
                <w:rFonts w:ascii="Cambria Math" w:hAnsi="Cambria Math"/>
                <w:lang w:val="de-DE"/>
              </w:rPr>
              <m:t>m</m:t>
            </m:r>
          </m:e>
          <m:sub>
            <m:r>
              <w:rPr>
                <w:rFonts w:ascii="Cambria Math" w:hAnsi="Cambria Math"/>
                <w:lang w:val="de-DE"/>
              </w:rPr>
              <m:t>i</m:t>
            </m:r>
          </m:sub>
          <m:sup>
            <m:r>
              <w:rPr>
                <w:rFonts w:ascii="Cambria Math" w:hAnsi="Cambria Math"/>
                <w:lang w:val="de-DE"/>
              </w:rPr>
              <m:t>a</m:t>
            </m:r>
          </m:sup>
        </m:sSubSup>
      </m:oMath>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proofErr w:type="spellStart"/>
      <w:r w:rsidR="000F1AC2" w:rsidRPr="0084135A">
        <w:rPr>
          <w:rFonts w:ascii="Times New Roman" w:hAnsi="Times New Roman"/>
        </w:rPr>
        <w:t>Eqn</w:t>
      </w:r>
      <w:proofErr w:type="spellEnd"/>
      <w:r w:rsidR="000F1AC2" w:rsidRPr="0084135A">
        <w:rPr>
          <w:rFonts w:ascii="Times New Roman" w:hAnsi="Times New Roman"/>
        </w:rPr>
        <w:t xml:space="preserve"> 1</w:t>
      </w:r>
    </w:p>
    <w:p w14:paraId="14AA7F30" w14:textId="58579F8A" w:rsidR="00DC7DB5" w:rsidRDefault="000F1AC2">
      <w:pPr>
        <w:widowControl w:val="0"/>
        <w:autoSpaceDE w:val="0"/>
        <w:autoSpaceDN w:val="0"/>
        <w:adjustRightInd w:val="0"/>
        <w:spacing w:after="0" w:line="480" w:lineRule="auto"/>
        <w:rPr>
          <w:rFonts w:ascii="Times New Roman" w:hAnsi="Times New Roman"/>
        </w:rPr>
      </w:pPr>
      <w:r w:rsidRPr="0084135A">
        <w:rPr>
          <w:rFonts w:ascii="Times New Roman" w:hAnsi="Times New Roman"/>
        </w:rPr>
        <w:t>in which activation energy (</w:t>
      </w:r>
      <w:proofErr w:type="spellStart"/>
      <w:r w:rsidRPr="0084135A">
        <w:rPr>
          <w:rFonts w:ascii="Times New Roman" w:hAnsi="Times New Roman"/>
          <w:i/>
        </w:rPr>
        <w:t>E</w:t>
      </w:r>
      <w:r w:rsidRPr="0084135A">
        <w:rPr>
          <w:rFonts w:ascii="Times New Roman" w:hAnsi="Times New Roman"/>
          <w:vertAlign w:val="subscript"/>
        </w:rPr>
        <w:t>a</w:t>
      </w:r>
      <w:proofErr w:type="spellEnd"/>
      <w:r w:rsidRPr="0084135A">
        <w:rPr>
          <w:rFonts w:ascii="Times New Roman" w:hAnsi="Times New Roman"/>
        </w:rPr>
        <w:t xml:space="preserve">, in eV) captures </w:t>
      </w:r>
      <w:r w:rsidR="00C57264">
        <w:rPr>
          <w:rFonts w:ascii="Times New Roman" w:hAnsi="Times New Roman"/>
        </w:rPr>
        <w:t xml:space="preserve">the exponential effect of </w:t>
      </w:r>
      <w:r w:rsidRPr="0084135A">
        <w:rPr>
          <w:rFonts w:ascii="Times New Roman" w:hAnsi="Times New Roman"/>
        </w:rPr>
        <w:t xml:space="preserve">temperature on </w:t>
      </w:r>
      <w:r w:rsidRPr="00D05A26">
        <w:rPr>
          <w:rFonts w:ascii="Times New Roman" w:hAnsi="Times New Roman"/>
          <w:i/>
        </w:rPr>
        <w:t>per capita</w:t>
      </w:r>
      <w:r w:rsidRPr="0084135A">
        <w:rPr>
          <w:rFonts w:ascii="Times New Roman" w:hAnsi="Times New Roman"/>
        </w:rPr>
        <w:t xml:space="preserve"> metabolic </w:t>
      </w:r>
      <w:r w:rsidR="00F0542B">
        <w:rPr>
          <w:rFonts w:ascii="Times New Roman" w:hAnsi="Times New Roman"/>
        </w:rPr>
        <w:t>rate</w:t>
      </w:r>
      <w:r w:rsidR="006E6315" w:rsidRPr="0084135A">
        <w:rPr>
          <w:rFonts w:ascii="Times New Roman" w:hAnsi="Times New Roman"/>
          <w:i/>
        </w:rPr>
        <w:t>, k</w:t>
      </w:r>
      <w:r w:rsidR="006E6315" w:rsidRPr="0084135A">
        <w:rPr>
          <w:rFonts w:ascii="Times New Roman" w:hAnsi="Times New Roman"/>
        </w:rPr>
        <w:t xml:space="preserve"> is the Boltzmann constant (eV/K)</w:t>
      </w:r>
      <w:r w:rsidRPr="0084135A">
        <w:rPr>
          <w:rFonts w:ascii="Times New Roman" w:hAnsi="Times New Roman"/>
        </w:rPr>
        <w:t xml:space="preserve">, </w:t>
      </w:r>
      <w:r w:rsidRPr="0084135A">
        <w:rPr>
          <w:rFonts w:ascii="Times New Roman" w:hAnsi="Times New Roman"/>
          <w:i/>
        </w:rPr>
        <w:t>b</w:t>
      </w:r>
      <w:r w:rsidRPr="0084135A">
        <w:rPr>
          <w:rFonts w:ascii="Times New Roman" w:hAnsi="Times New Roman"/>
          <w:i/>
          <w:vertAlign w:val="subscript"/>
        </w:rPr>
        <w:t>0</w:t>
      </w:r>
      <w:r w:rsidRPr="0084135A">
        <w:rPr>
          <w:rFonts w:ascii="Times New Roman" w:hAnsi="Times New Roman"/>
        </w:rPr>
        <w:t xml:space="preserve"> is a normalization constant independent of body size and temperature</w:t>
      </w:r>
      <w:r w:rsidR="00697F41">
        <w:rPr>
          <w:rFonts w:ascii="Times New Roman" w:hAnsi="Times New Roman"/>
        </w:rPr>
        <w:t xml:space="preserve"> that includes the effects of temperature-independent traits on metabolic rate</w:t>
      </w:r>
      <w:r w:rsidR="00434619">
        <w:rPr>
          <w:rFonts w:ascii="Times New Roman" w:hAnsi="Times New Roman"/>
        </w:rPr>
        <w:t xml:space="preserve"> (</w:t>
      </w:r>
      <w:r w:rsidR="00000537">
        <w:rPr>
          <w:rFonts w:ascii="Times New Roman" w:hAnsi="Times New Roman"/>
        </w:rPr>
        <w:t>gO</w:t>
      </w:r>
      <w:r w:rsidR="00000537" w:rsidRPr="00410515">
        <w:rPr>
          <w:rFonts w:ascii="Times New Roman" w:hAnsi="Times New Roman"/>
          <w:vertAlign w:val="subscript"/>
        </w:rPr>
        <w:t>2</w:t>
      </w:r>
      <w:r w:rsidR="00000537">
        <w:rPr>
          <w:rFonts w:ascii="Times New Roman" w:hAnsi="Times New Roman"/>
        </w:rPr>
        <w:t>/g</w:t>
      </w:r>
      <w:r w:rsidR="00000537">
        <w:rPr>
          <w:rFonts w:ascii="Times New Roman" w:hAnsi="Times New Roman"/>
          <w:vertAlign w:val="superscript"/>
        </w:rPr>
        <w:sym w:font="Symbol" w:char="F061"/>
      </w:r>
      <w:r w:rsidR="00000537">
        <w:rPr>
          <w:rFonts w:ascii="Times New Roman" w:hAnsi="Times New Roman"/>
        </w:rPr>
        <w:t>/hr</w:t>
      </w:r>
      <w:r w:rsidR="00434619">
        <w:rPr>
          <w:rFonts w:ascii="Times New Roman" w:hAnsi="Times New Roman"/>
        </w:rPr>
        <w:t>)</w:t>
      </w:r>
      <w:r w:rsidR="00697F41">
        <w:rPr>
          <w:rFonts w:ascii="Times New Roman" w:hAnsi="Times New Roman"/>
        </w:rPr>
        <w:t>. The</w:t>
      </w:r>
      <w:r w:rsidR="002964C2" w:rsidRPr="0084135A">
        <w:rPr>
          <w:rFonts w:ascii="Times New Roman" w:hAnsi="Times New Roman"/>
        </w:rPr>
        <w:t xml:space="preserve"> allometric scaling</w:t>
      </w:r>
      <w:r w:rsidR="00EF04F8" w:rsidRPr="0084135A">
        <w:rPr>
          <w:rFonts w:ascii="Times New Roman" w:hAnsi="Times New Roman"/>
        </w:rPr>
        <w:t xml:space="preserve"> factor</w:t>
      </w:r>
      <w:r w:rsidR="00697F41">
        <w:rPr>
          <w:rFonts w:ascii="Times New Roman" w:hAnsi="Times New Roman"/>
        </w:rPr>
        <w:t xml:space="preserve"> </w:t>
      </w:r>
      <w:r w:rsidR="00697F41">
        <w:rPr>
          <w:rFonts w:ascii="Times New Roman" w:hAnsi="Times New Roman"/>
        </w:rPr>
        <w:sym w:font="Symbol" w:char="F061"/>
      </w:r>
      <w:r w:rsidR="00301DB8">
        <w:rPr>
          <w:rFonts w:ascii="Times New Roman" w:hAnsi="Times New Roman"/>
        </w:rPr>
        <w:t xml:space="preserve"> relates metabolic rate to body size</w:t>
      </w:r>
      <w:r w:rsidR="00EC007D">
        <w:rPr>
          <w:rFonts w:ascii="Times New Roman" w:hAnsi="Times New Roman"/>
        </w:rPr>
        <w:t xml:space="preserve"> [see </w:t>
      </w:r>
      <w:r w:rsidR="00434619">
        <w:rPr>
          <w:rFonts w:ascii="Times New Roman" w:hAnsi="Times New Roman"/>
        </w:rPr>
        <w:t>M</w:t>
      </w:r>
      <w:r w:rsidR="00EC007D">
        <w:rPr>
          <w:rFonts w:ascii="Times New Roman" w:hAnsi="Times New Roman"/>
        </w:rPr>
        <w:t>ethods</w:t>
      </w:r>
      <w:r w:rsidR="00434619">
        <w:rPr>
          <w:rFonts w:ascii="Times New Roman" w:hAnsi="Times New Roman"/>
        </w:rPr>
        <w:t>: Models and Hypotheses</w:t>
      </w:r>
      <w:r w:rsidR="00EC007D">
        <w:rPr>
          <w:rFonts w:ascii="Times New Roman" w:hAnsi="Times New Roman"/>
        </w:rPr>
        <w:t xml:space="preserve"> for justification of </w:t>
      </w:r>
      <w:proofErr w:type="spellStart"/>
      <w:r w:rsidR="00EC007D">
        <w:rPr>
          <w:rFonts w:ascii="Times New Roman" w:hAnsi="Times New Roman"/>
        </w:rPr>
        <w:t>Eqn</w:t>
      </w:r>
      <w:proofErr w:type="spellEnd"/>
      <w:r w:rsidR="00EC007D">
        <w:rPr>
          <w:rFonts w:ascii="Times New Roman" w:hAnsi="Times New Roman"/>
        </w:rPr>
        <w:t xml:space="preserve"> 1 over alternative models]</w:t>
      </w:r>
      <w:r w:rsidRPr="0084135A">
        <w:rPr>
          <w:rFonts w:ascii="Times New Roman" w:hAnsi="Times New Roman"/>
        </w:rPr>
        <w:t xml:space="preserve">. </w:t>
      </w:r>
    </w:p>
    <w:p w14:paraId="6253F5CD" w14:textId="51FDBD4C" w:rsidR="0072262D" w:rsidRPr="0084135A" w:rsidRDefault="000B71A1" w:rsidP="00C75F20">
      <w:pPr>
        <w:widowControl w:val="0"/>
        <w:autoSpaceDE w:val="0"/>
        <w:autoSpaceDN w:val="0"/>
        <w:adjustRightInd w:val="0"/>
        <w:spacing w:after="0" w:line="480" w:lineRule="auto"/>
        <w:ind w:firstLine="708"/>
        <w:rPr>
          <w:rFonts w:ascii="Times New Roman" w:hAnsi="Times New Roman"/>
        </w:rPr>
      </w:pPr>
      <w:r>
        <w:rPr>
          <w:rFonts w:ascii="Times New Roman" w:hAnsi="Times New Roman"/>
        </w:rPr>
        <w:t>T</w:t>
      </w:r>
      <w:r w:rsidR="00B061AF" w:rsidRPr="0084135A">
        <w:rPr>
          <w:rFonts w:ascii="Times New Roman" w:hAnsi="Times New Roman"/>
        </w:rPr>
        <w:t>he effects of temperature on ecosystem</w:t>
      </w:r>
      <w:r w:rsidR="003A3B6F">
        <w:rPr>
          <w:rFonts w:ascii="Times New Roman" w:hAnsi="Times New Roman"/>
        </w:rPr>
        <w:t xml:space="preserve"> metabolic</w:t>
      </w:r>
      <w:r w:rsidR="009D1319" w:rsidRPr="0084135A">
        <w:rPr>
          <w:rFonts w:ascii="Times New Roman" w:hAnsi="Times New Roman"/>
        </w:rPr>
        <w:t xml:space="preserve"> rates</w:t>
      </w:r>
      <w:r w:rsidR="00BF6253">
        <w:rPr>
          <w:rFonts w:ascii="Times New Roman" w:hAnsi="Times New Roman"/>
        </w:rPr>
        <w:t xml:space="preserve"> </w:t>
      </w:r>
      <w:r w:rsidR="00BF6253" w:rsidRPr="0084135A">
        <w:rPr>
          <w:rFonts w:ascii="Times New Roman" w:hAnsi="Times New Roman"/>
        </w:rPr>
        <w:t>(</w:t>
      </w:r>
      <w:r w:rsidR="00BF6253" w:rsidRPr="0084135A">
        <w:rPr>
          <w:rFonts w:ascii="Times New Roman" w:hAnsi="Times New Roman"/>
          <w:i/>
        </w:rPr>
        <w:t>B</w:t>
      </w:r>
      <w:r w:rsidR="00BF6253" w:rsidRPr="0084135A">
        <w:rPr>
          <w:rFonts w:ascii="Times New Roman" w:hAnsi="Times New Roman"/>
          <w:i/>
          <w:vertAlign w:val="subscript"/>
        </w:rPr>
        <w:t>R</w:t>
      </w:r>
      <w:r w:rsidR="00BF6253" w:rsidRPr="0084135A">
        <w:rPr>
          <w:rFonts w:ascii="Times New Roman" w:hAnsi="Times New Roman"/>
        </w:rPr>
        <w:t>)</w:t>
      </w:r>
      <w:r w:rsidR="00BF6253">
        <w:rPr>
          <w:rFonts w:ascii="Times New Roman" w:hAnsi="Times New Roman"/>
        </w:rPr>
        <w:t xml:space="preserve">, such as </w:t>
      </w:r>
      <w:r w:rsidR="00C75F20">
        <w:rPr>
          <w:rFonts w:ascii="Times New Roman" w:hAnsi="Times New Roman"/>
        </w:rPr>
        <w:t>NEP or ER</w:t>
      </w:r>
      <w:r w:rsidR="00697F41">
        <w:rPr>
          <w:rFonts w:ascii="Times New Roman" w:hAnsi="Times New Roman"/>
        </w:rPr>
        <w:t xml:space="preserve"> (</w:t>
      </w:r>
      <w:r w:rsidR="00242383">
        <w:rPr>
          <w:rFonts w:ascii="Times New Roman" w:hAnsi="Times New Roman"/>
        </w:rPr>
        <w:t>gO</w:t>
      </w:r>
      <w:r w:rsidR="00242383" w:rsidRPr="00410515">
        <w:rPr>
          <w:rFonts w:ascii="Times New Roman" w:hAnsi="Times New Roman"/>
          <w:vertAlign w:val="subscript"/>
        </w:rPr>
        <w:t>2</w:t>
      </w:r>
      <w:r w:rsidR="00242383">
        <w:rPr>
          <w:rFonts w:ascii="Times New Roman" w:hAnsi="Times New Roman"/>
        </w:rPr>
        <w:t>/hr</w:t>
      </w:r>
      <w:r w:rsidR="00697F41">
        <w:rPr>
          <w:rFonts w:ascii="Times New Roman" w:hAnsi="Times New Roman"/>
        </w:rPr>
        <w:t>)</w:t>
      </w:r>
      <w:r w:rsidR="006B1AF4" w:rsidRPr="008D42BD">
        <w:rPr>
          <w:rStyle w:val="CommentReference"/>
          <w:rFonts w:ascii="Times" w:hAnsi="Times"/>
          <w:sz w:val="24"/>
          <w:szCs w:val="24"/>
        </w:rPr>
        <w:t xml:space="preserve"> reflect the sum of all </w:t>
      </w:r>
      <w:r w:rsidR="006B1AF4" w:rsidRPr="008D42BD">
        <w:rPr>
          <w:rStyle w:val="CommentReference"/>
          <w:rFonts w:ascii="Times" w:hAnsi="Times"/>
          <w:i/>
          <w:sz w:val="24"/>
          <w:szCs w:val="24"/>
        </w:rPr>
        <w:t>per capita</w:t>
      </w:r>
      <w:r w:rsidR="006B1AF4" w:rsidRPr="008D42BD">
        <w:rPr>
          <w:rStyle w:val="CommentReference"/>
          <w:rFonts w:ascii="Times" w:hAnsi="Times"/>
          <w:sz w:val="24"/>
          <w:szCs w:val="24"/>
        </w:rPr>
        <w:t xml:space="preserve"> </w:t>
      </w:r>
      <w:r w:rsidRPr="008D42BD">
        <w:rPr>
          <w:rStyle w:val="CommentReference"/>
          <w:rFonts w:ascii="Times" w:hAnsi="Times"/>
          <w:sz w:val="24"/>
          <w:szCs w:val="24"/>
        </w:rPr>
        <w:t xml:space="preserve">photosynthesis </w:t>
      </w:r>
      <w:r w:rsidR="006B1AF4" w:rsidRPr="008D42BD">
        <w:rPr>
          <w:rStyle w:val="CommentReference"/>
          <w:rFonts w:ascii="Times" w:hAnsi="Times"/>
          <w:sz w:val="24"/>
          <w:szCs w:val="24"/>
        </w:rPr>
        <w:t>rates</w:t>
      </w:r>
      <w:r w:rsidR="00C75F20" w:rsidRPr="008D42BD">
        <w:rPr>
          <w:rStyle w:val="CommentReference"/>
          <w:rFonts w:ascii="Times" w:hAnsi="Times"/>
          <w:sz w:val="24"/>
          <w:szCs w:val="24"/>
        </w:rPr>
        <w:t xml:space="preserve"> by autotrophs and </w:t>
      </w:r>
      <w:r w:rsidRPr="008D42BD">
        <w:rPr>
          <w:rStyle w:val="CommentReference"/>
          <w:rFonts w:ascii="Times" w:hAnsi="Times"/>
          <w:sz w:val="24"/>
          <w:szCs w:val="24"/>
        </w:rPr>
        <w:t>respiration</w:t>
      </w:r>
      <w:r w:rsidR="00C75F20" w:rsidRPr="008D42BD">
        <w:rPr>
          <w:rStyle w:val="CommentReference"/>
          <w:rFonts w:ascii="Times" w:hAnsi="Times"/>
          <w:sz w:val="24"/>
          <w:szCs w:val="24"/>
        </w:rPr>
        <w:t xml:space="preserve"> rates by autotrophs and heterotrophs</w:t>
      </w:r>
      <w:r w:rsidR="00AA7A62" w:rsidRPr="008D42BD">
        <w:rPr>
          <w:rStyle w:val="CommentReference"/>
          <w:rFonts w:ascii="Times" w:hAnsi="Times"/>
          <w:sz w:val="24"/>
          <w:szCs w:val="24"/>
        </w:rPr>
        <w:t xml:space="preserve"> as well as shifts in abundance, body size and acclimation.</w:t>
      </w:r>
      <w:r w:rsidR="004128E3" w:rsidRPr="008D42BD">
        <w:rPr>
          <w:rStyle w:val="CommentReference"/>
          <w:rFonts w:ascii="Times" w:hAnsi="Times"/>
          <w:sz w:val="24"/>
          <w:szCs w:val="24"/>
        </w:rPr>
        <w:t xml:space="preserve"> These models implicitly assume ample and constant supply of resources.</w:t>
      </w:r>
      <w:r w:rsidR="00AA7A62" w:rsidRPr="008D42BD">
        <w:rPr>
          <w:rStyle w:val="CommentReference"/>
          <w:rFonts w:ascii="Times" w:hAnsi="Times"/>
          <w:sz w:val="24"/>
          <w:szCs w:val="24"/>
        </w:rPr>
        <w:t xml:space="preserve"> </w:t>
      </w:r>
      <w:r w:rsidR="001A5714" w:rsidRPr="008D42BD">
        <w:rPr>
          <w:rStyle w:val="CommentReference"/>
          <w:rFonts w:ascii="Times" w:hAnsi="Times"/>
          <w:sz w:val="24"/>
          <w:szCs w:val="24"/>
        </w:rPr>
        <w:t xml:space="preserve">Note that NEP and ER can be quantified in this way as positive numbers, and we do this – using </w:t>
      </w:r>
      <w:r w:rsidR="001A5714" w:rsidRPr="008D42BD">
        <w:rPr>
          <w:rStyle w:val="CommentReference"/>
          <w:rFonts w:ascii="Times" w:hAnsi="Times"/>
          <w:sz w:val="24"/>
          <w:szCs w:val="24"/>
        </w:rPr>
        <w:lastRenderedPageBreak/>
        <w:t xml:space="preserve">their absolute values – in our analyses. </w:t>
      </w:r>
      <w:r w:rsidR="00AA7A62" w:rsidRPr="008D42BD">
        <w:rPr>
          <w:rStyle w:val="CommentReference"/>
          <w:rFonts w:ascii="Times" w:hAnsi="Times"/>
          <w:sz w:val="24"/>
          <w:szCs w:val="24"/>
        </w:rPr>
        <w:t xml:space="preserve">Following </w:t>
      </w:r>
      <w:proofErr w:type="spellStart"/>
      <w:r w:rsidR="00AA7A62" w:rsidRPr="008D42BD">
        <w:rPr>
          <w:rStyle w:val="CommentReference"/>
          <w:rFonts w:ascii="Times" w:hAnsi="Times"/>
          <w:sz w:val="24"/>
          <w:szCs w:val="24"/>
        </w:rPr>
        <w:t>Barneche</w:t>
      </w:r>
      <w:proofErr w:type="spellEnd"/>
      <w:r w:rsidR="00AA7A62" w:rsidRPr="008D42BD">
        <w:rPr>
          <w:rStyle w:val="CommentReference"/>
          <w:rFonts w:ascii="Times" w:hAnsi="Times"/>
          <w:sz w:val="24"/>
          <w:szCs w:val="24"/>
        </w:rPr>
        <w:t xml:space="preserve"> et al (2014), we capture direct and indirect effects of temperature on ecosystem scale metabolic rates in the following equation (see </w:t>
      </w:r>
      <w:proofErr w:type="spellStart"/>
      <w:r w:rsidR="00AA7A62" w:rsidRPr="008D42BD">
        <w:rPr>
          <w:rStyle w:val="CommentReference"/>
          <w:rFonts w:ascii="Times" w:hAnsi="Times"/>
          <w:sz w:val="24"/>
          <w:szCs w:val="24"/>
        </w:rPr>
        <w:t>Barneche</w:t>
      </w:r>
      <w:proofErr w:type="spellEnd"/>
      <w:r w:rsidR="00AA7A62" w:rsidRPr="008D42BD">
        <w:rPr>
          <w:rStyle w:val="CommentReference"/>
          <w:rFonts w:ascii="Times" w:hAnsi="Times"/>
          <w:sz w:val="24"/>
          <w:szCs w:val="24"/>
        </w:rPr>
        <w:t xml:space="preserve"> et al 2014 for derivation): </w:t>
      </w:r>
    </w:p>
    <w:p w14:paraId="4A09A3DF" w14:textId="6E84B168" w:rsidR="009D1319" w:rsidRPr="0084135A" w:rsidRDefault="009D1319">
      <w:pPr>
        <w:widowControl w:val="0"/>
        <w:autoSpaceDE w:val="0"/>
        <w:autoSpaceDN w:val="0"/>
        <w:adjustRightInd w:val="0"/>
        <w:spacing w:after="0" w:line="480" w:lineRule="auto"/>
        <w:rPr>
          <w:rFonts w:ascii="Times New Roman" w:hAnsi="Times New Roman"/>
        </w:rPr>
      </w:pPr>
      <w:r w:rsidRPr="0084135A">
        <w:rPr>
          <w:rFonts w:ascii="Times New Roman" w:hAnsi="Times New Roman"/>
        </w:rPr>
        <w:tab/>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697F41">
        <w:rPr>
          <w:rFonts w:ascii="Times New Roman" w:hAnsi="Times New Roman"/>
        </w:rPr>
        <w:t>.</w:t>
      </w:r>
      <w:r w:rsidR="00B061AF" w:rsidRPr="0084135A">
        <w:rPr>
          <w:rFonts w:ascii="Times New Roman" w:hAnsi="Times New Roman"/>
        </w:rPr>
        <w:t xml:space="preserve"> </w:t>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proofErr w:type="spellStart"/>
      <w:r w:rsidRPr="0084135A">
        <w:rPr>
          <w:rFonts w:ascii="Times New Roman" w:hAnsi="Times New Roman"/>
        </w:rPr>
        <w:t>Eqn</w:t>
      </w:r>
      <w:proofErr w:type="spellEnd"/>
      <w:r w:rsidRPr="0084135A">
        <w:rPr>
          <w:rFonts w:ascii="Times New Roman" w:hAnsi="Times New Roman"/>
        </w:rPr>
        <w:t xml:space="preserve"> </w:t>
      </w:r>
      <w:r w:rsidR="00AA7A62">
        <w:rPr>
          <w:rFonts w:ascii="Times New Roman" w:hAnsi="Times New Roman"/>
        </w:rPr>
        <w:t>2</w:t>
      </w:r>
    </w:p>
    <w:p w14:paraId="1CA43090" w14:textId="0F3716A8" w:rsidR="00F0030A" w:rsidRDefault="00290E61" w:rsidP="00B77A10">
      <w:pPr>
        <w:widowControl w:val="0"/>
        <w:autoSpaceDE w:val="0"/>
        <w:autoSpaceDN w:val="0"/>
        <w:adjustRightInd w:val="0"/>
        <w:spacing w:after="0" w:line="480" w:lineRule="auto"/>
        <w:rPr>
          <w:rFonts w:ascii="Times New Roman" w:hAnsi="Times New Roman"/>
        </w:rPr>
      </w:pPr>
      <w:r>
        <w:rPr>
          <w:rFonts w:ascii="Times New Roman" w:hAnsi="Times New Roman"/>
        </w:rPr>
        <w:t xml:space="preserve">The term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oMath>
      <w:r>
        <w:rPr>
          <w:rFonts w:ascii="Times New Roman" w:hAnsi="Times New Roman"/>
        </w:rPr>
        <w:t xml:space="preserve"> captures the temperature dependence </w:t>
      </w:r>
      <w:r w:rsidR="00697F41" w:rsidRPr="0084135A">
        <w:rPr>
          <w:rFonts w:ascii="Times New Roman" w:hAnsi="Times New Roman"/>
          <w:i/>
        </w:rPr>
        <w:t>E</w:t>
      </w:r>
      <w:r w:rsidR="00697F41">
        <w:rPr>
          <w:rFonts w:ascii="Times New Roman" w:hAnsi="Times New Roman"/>
          <w:i/>
          <w:vertAlign w:val="subscript"/>
        </w:rPr>
        <w:t>R</w:t>
      </w:r>
      <w:r w:rsidR="00697F41">
        <w:rPr>
          <w:rFonts w:ascii="Times New Roman" w:hAnsi="Times New Roman"/>
          <w:i/>
        </w:rPr>
        <w:t xml:space="preserve"> </w:t>
      </w:r>
      <w:r w:rsidR="00697F41">
        <w:rPr>
          <w:rFonts w:ascii="Times New Roman" w:hAnsi="Times New Roman"/>
        </w:rPr>
        <w:t xml:space="preserve">(eV) of </w:t>
      </w:r>
      <w:r w:rsidR="00697F41" w:rsidRPr="0084135A">
        <w:rPr>
          <w:rFonts w:ascii="Times New Roman" w:hAnsi="Times New Roman"/>
        </w:rPr>
        <w:t xml:space="preserve">ecosystem-level </w:t>
      </w:r>
      <w:r w:rsidR="00697F41">
        <w:rPr>
          <w:rFonts w:ascii="Times New Roman" w:hAnsi="Times New Roman"/>
        </w:rPr>
        <w:t>metabolic</w:t>
      </w:r>
      <w:r w:rsidR="00697F41" w:rsidRPr="0084135A">
        <w:rPr>
          <w:rFonts w:ascii="Times New Roman" w:hAnsi="Times New Roman"/>
        </w:rPr>
        <w:t xml:space="preserve"> rate </w:t>
      </w:r>
      <w:r w:rsidR="000F6EA9">
        <w:rPr>
          <w:rFonts w:ascii="Times New Roman" w:hAnsi="Times New Roman"/>
          <w:i/>
        </w:rPr>
        <w:t>B</w:t>
      </w:r>
      <w:r w:rsidR="000F6EA9">
        <w:rPr>
          <w:rFonts w:ascii="Times New Roman" w:hAnsi="Times New Roman"/>
          <w:i/>
          <w:vertAlign w:val="subscript"/>
        </w:rPr>
        <w:t>R</w:t>
      </w:r>
      <w:r w:rsidR="00697F41">
        <w:rPr>
          <w:rFonts w:ascii="Times New Roman" w:hAnsi="Times New Roman"/>
        </w:rPr>
        <w:t>.</w:t>
      </w:r>
      <w:r>
        <w:rPr>
          <w:rFonts w:ascii="Times New Roman" w:hAnsi="Times New Roman"/>
        </w:rPr>
        <w:t xml:space="preserve"> </w:t>
      </w:r>
      <w:r w:rsidR="00697F41">
        <w:rPr>
          <w:rFonts w:ascii="Times New Roman" w:hAnsi="Times New Roman"/>
        </w:rPr>
        <w:t>E</w:t>
      </w:r>
      <w:r>
        <w:rPr>
          <w:rFonts w:ascii="Times New Roman" w:hAnsi="Times New Roman"/>
        </w:rPr>
        <w:t xml:space="preserve">quation </w:t>
      </w:r>
      <w:r w:rsidR="00697F41">
        <w:rPr>
          <w:rFonts w:ascii="Times New Roman" w:hAnsi="Times New Roman"/>
        </w:rPr>
        <w:t xml:space="preserve">2 </w:t>
      </w:r>
      <w:r>
        <w:rPr>
          <w:rFonts w:ascii="Times New Roman" w:hAnsi="Times New Roman"/>
        </w:rPr>
        <w:t xml:space="preserve">represents a ‘first order metabolic scaling’ prediction that ecosystem scale mass-normalized metabolic rates (e.g., NEP) vary </w:t>
      </w:r>
      <w:r w:rsidR="00697F41">
        <w:rPr>
          <w:rFonts w:ascii="Times New Roman" w:hAnsi="Times New Roman"/>
        </w:rPr>
        <w:t xml:space="preserve">proportionally </w:t>
      </w:r>
      <w:r>
        <w:rPr>
          <w:rFonts w:ascii="Times New Roman" w:hAnsi="Times New Roman"/>
        </w:rPr>
        <w:t>with the temperature dependence of the underlying metabolic processes</w:t>
      </w:r>
      <w:r w:rsidR="004128E3">
        <w:rPr>
          <w:rFonts w:ascii="Times New Roman" w:hAnsi="Times New Roman"/>
        </w:rPr>
        <w:t xml:space="preserve"> (e.g., photosynthesis)</w:t>
      </w:r>
      <w:r w:rsidR="00697F41">
        <w:rPr>
          <w:rFonts w:ascii="Times New Roman" w:hAnsi="Times New Roman"/>
        </w:rPr>
        <w:t xml:space="preserve">. </w:t>
      </w:r>
      <w:r>
        <w:rPr>
          <w:rFonts w:ascii="Times New Roman" w:hAnsi="Times New Roman"/>
        </w:rPr>
        <w:t xml:space="preserve"> </w:t>
      </w:r>
      <w:r w:rsidR="00B77A10">
        <w:rPr>
          <w:rFonts w:ascii="Times New Roman" w:hAnsi="Times New Roman"/>
        </w:rPr>
        <w:t xml:space="preserve">Observed temperatures </w:t>
      </w:r>
      <w:r w:rsidR="00697F41" w:rsidRPr="00434619">
        <w:rPr>
          <w:rFonts w:ascii="Times New Roman" w:hAnsi="Times New Roman"/>
        </w:rPr>
        <w:t>T</w:t>
      </w:r>
      <w:r w:rsidR="00697F41">
        <w:rPr>
          <w:rFonts w:ascii="Times New Roman" w:hAnsi="Times New Roman"/>
        </w:rPr>
        <w:t xml:space="preserve"> </w:t>
      </w:r>
      <w:r w:rsidR="00B77A10" w:rsidRPr="00697F41">
        <w:rPr>
          <w:rFonts w:ascii="Times New Roman" w:hAnsi="Times New Roman"/>
        </w:rPr>
        <w:t>are</w:t>
      </w:r>
      <w:r w:rsidR="00B77A10">
        <w:rPr>
          <w:rFonts w:ascii="Times New Roman" w:hAnsi="Times New Roman"/>
        </w:rPr>
        <w:t xml:space="preserve"> related to an arbitrarily chosen reference temperature </w:t>
      </w:r>
      <w:r w:rsidR="00B77A10" w:rsidRPr="00434619">
        <w:rPr>
          <w:rFonts w:ascii="Times New Roman" w:hAnsi="Times New Roman"/>
        </w:rPr>
        <w:t>T</w:t>
      </w:r>
      <w:r w:rsidR="00B77A10" w:rsidRPr="00434619">
        <w:rPr>
          <w:rFonts w:ascii="Times New Roman" w:hAnsi="Times New Roman"/>
          <w:vertAlign w:val="subscript"/>
        </w:rPr>
        <w:t>c</w:t>
      </w:r>
      <w:r w:rsidR="00434619">
        <w:rPr>
          <w:rFonts w:ascii="Times New Roman" w:hAnsi="Times New Roman"/>
        </w:rPr>
        <w:t xml:space="preserve">. This centering causes the normalization constant </w:t>
      </w:r>
      <w:r w:rsidR="004128E3">
        <w:rPr>
          <w:rFonts w:ascii="Times New Roman" w:hAnsi="Times New Roman"/>
          <w:i/>
        </w:rPr>
        <w:t>b</w:t>
      </w:r>
      <w:r w:rsidR="004128E3">
        <w:rPr>
          <w:rFonts w:ascii="Times New Roman" w:hAnsi="Times New Roman"/>
          <w:i/>
          <w:vertAlign w:val="subscript"/>
        </w:rPr>
        <w:t>0</w:t>
      </w:r>
      <w:r w:rsidR="004128E3">
        <w:rPr>
          <w:rFonts w:ascii="Times New Roman" w:hAnsi="Times New Roman"/>
          <w:i/>
        </w:rPr>
        <w:t>(T</w:t>
      </w:r>
      <w:r w:rsidR="004128E3" w:rsidRPr="004128E3">
        <w:rPr>
          <w:rFonts w:ascii="Times New Roman" w:hAnsi="Times New Roman"/>
          <w:i/>
          <w:vertAlign w:val="subscript"/>
        </w:rPr>
        <w:t>C</w:t>
      </w:r>
      <w:r w:rsidR="004128E3">
        <w:rPr>
          <w:rFonts w:ascii="Times New Roman" w:hAnsi="Times New Roman"/>
          <w:i/>
        </w:rPr>
        <w:t xml:space="preserve">) </w:t>
      </w:r>
      <w:r w:rsidR="00434619">
        <w:rPr>
          <w:rFonts w:ascii="Times New Roman" w:hAnsi="Times New Roman"/>
        </w:rPr>
        <w:t>to be for metabolic performance at temperature T</w:t>
      </w:r>
      <w:r w:rsidR="00434619" w:rsidRPr="00434619">
        <w:rPr>
          <w:rFonts w:ascii="Times New Roman" w:hAnsi="Times New Roman"/>
          <w:vertAlign w:val="subscript"/>
        </w:rPr>
        <w:t>c</w:t>
      </w:r>
      <w:r w:rsidR="00B77A10" w:rsidRPr="00434619">
        <w:rPr>
          <w:rFonts w:ascii="Times New Roman" w:hAnsi="Times New Roman"/>
        </w:rPr>
        <w:t>.</w:t>
      </w:r>
      <w:r w:rsidR="00B77A10">
        <w:rPr>
          <w:rFonts w:ascii="Times New Roman" w:hAnsi="Times New Roman"/>
        </w:rPr>
        <w:t xml:space="preserve"> </w:t>
      </w:r>
    </w:p>
    <w:p w14:paraId="7B24735E" w14:textId="57D1AF7B" w:rsidR="001507CC" w:rsidRPr="004128E3" w:rsidRDefault="00F0030A" w:rsidP="00F0030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When considering the indirect effects of temperature on ecosystem oxygen </w:t>
      </w:r>
      <w:r w:rsidR="00AC2682">
        <w:rPr>
          <w:rFonts w:ascii="Times New Roman" w:hAnsi="Times New Roman"/>
        </w:rPr>
        <w:t>production and respiration</w:t>
      </w:r>
      <w:r>
        <w:rPr>
          <w:rFonts w:ascii="Times New Roman" w:hAnsi="Times New Roman"/>
        </w:rPr>
        <w:t xml:space="preserve">, we can consider how </w:t>
      </w:r>
      <w:r w:rsidR="004128E3">
        <w:rPr>
          <w:rFonts w:ascii="Times New Roman" w:hAnsi="Times New Roman"/>
        </w:rPr>
        <w:t>each</w:t>
      </w:r>
      <w:r w:rsidR="00290E61">
        <w:rPr>
          <w:rFonts w:ascii="Times New Roman" w:hAnsi="Times New Roman"/>
        </w:rPr>
        <w:t xml:space="preserve"> term</w:t>
      </w:r>
      <w:r w:rsidR="00B77A10">
        <w:rPr>
          <w:rFonts w:ascii="Times New Roman" w:hAnsi="Times New Roman"/>
        </w:rPr>
        <w:t xml:space="preserve"> in </w:t>
      </w:r>
      <w:proofErr w:type="spellStart"/>
      <w:r w:rsidR="00B77A10">
        <w:rPr>
          <w:rFonts w:ascii="Times New Roman" w:hAnsi="Times New Roman"/>
        </w:rPr>
        <w:t>Eqn</w:t>
      </w:r>
      <w:proofErr w:type="spellEnd"/>
      <w:r w:rsidR="00B77A10">
        <w:rPr>
          <w:rFonts w:ascii="Times New Roman" w:hAnsi="Times New Roman"/>
        </w:rPr>
        <w:t xml:space="preserve"> 2 may vary with temperature. </w:t>
      </w:r>
      <w:r w:rsidR="006B1AF4">
        <w:rPr>
          <w:rFonts w:ascii="Times New Roman" w:hAnsi="Times New Roman"/>
        </w:rPr>
        <w:t xml:space="preserve">To account for changes in </w:t>
      </w:r>
      <w:r w:rsidR="00E14F67">
        <w:rPr>
          <w:rFonts w:ascii="Times New Roman" w:hAnsi="Times New Roman"/>
        </w:rPr>
        <w:t xml:space="preserve">total </w:t>
      </w:r>
      <w:r w:rsidR="006B1AF4">
        <w:rPr>
          <w:rFonts w:ascii="Times New Roman" w:hAnsi="Times New Roman"/>
        </w:rPr>
        <w:t>biomas</w:t>
      </w:r>
      <w:r w:rsidR="00E14F67">
        <w:rPr>
          <w:rFonts w:ascii="Times New Roman" w:hAnsi="Times New Roman"/>
        </w:rPr>
        <w:t>s</w:t>
      </w:r>
      <w:r w:rsidR="006B1AF4">
        <w:rPr>
          <w:rFonts w:ascii="Times New Roman" w:hAnsi="Times New Roman"/>
        </w:rPr>
        <w:t xml:space="preserve">, body size or relative abundance </w:t>
      </w:r>
      <w:r w:rsidR="004128E3">
        <w:rPr>
          <w:rFonts w:ascii="Times New Roman" w:hAnsi="Times New Roman"/>
        </w:rPr>
        <w:t xml:space="preserve">of phenotypes (traits) </w:t>
      </w:r>
      <w:r>
        <w:rPr>
          <w:rFonts w:ascii="Times New Roman" w:hAnsi="Times New Roman"/>
        </w:rPr>
        <w:t xml:space="preserve">associated </w:t>
      </w:r>
      <w:r w:rsidR="00E14F67">
        <w:rPr>
          <w:rFonts w:ascii="Times New Roman" w:hAnsi="Times New Roman"/>
        </w:rPr>
        <w:t>with temperature</w:t>
      </w:r>
      <w:r w:rsidR="006B1AF4">
        <w:rPr>
          <w:rFonts w:ascii="Times New Roman" w:hAnsi="Times New Roman"/>
        </w:rPr>
        <w:t xml:space="preserve">, we use </w:t>
      </w:r>
      <w:r>
        <w:rPr>
          <w:rFonts w:ascii="Times New Roman" w:hAnsi="Times New Roman"/>
        </w:rPr>
        <w:t xml:space="preserve">the term </w:t>
      </w:r>
      <m:oMath>
        <m:sSub>
          <m:sSubPr>
            <m:ctrlPr>
              <w:rPr>
                <w:rFonts w:ascii="Cambria Math" w:hAnsi="Cambria Math"/>
                <w:i/>
              </w:rPr>
            </m:ctrlPr>
          </m:sSubPr>
          <m:e>
            <m:r>
              <w:rPr>
                <w:rFonts w:ascii="Cambria Math" w:hAnsi="Cambria Math"/>
              </w:rPr>
              <m:t>M</m:t>
            </m:r>
          </m:e>
          <m:sub>
            <m:r>
              <w:rPr>
                <w:rFonts w:ascii="Cambria Math" w:hAnsi="Cambria Math"/>
              </w:rPr>
              <m:t>B</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e>
          <m:sub>
            <m:r>
              <w:rPr>
                <w:rFonts w:ascii="Cambria Math" w:hAnsi="Cambria Math"/>
              </w:rPr>
              <m:t>B</m:t>
            </m:r>
          </m:sub>
        </m:sSub>
      </m:oMath>
      <w:r>
        <w:rPr>
          <w:rFonts w:ascii="Times New Roman" w:hAnsi="Times New Roman"/>
        </w:rPr>
        <w:t xml:space="preserve">. </w:t>
      </w:r>
      <w:r w:rsidR="00355756">
        <w:rPr>
          <w:rFonts w:ascii="Times New Roman" w:hAnsi="Times New Roman"/>
        </w:rPr>
        <w:t xml:space="preserve">The total biomass, </w:t>
      </w:r>
      <w:r w:rsidR="009D1319" w:rsidRPr="0084135A">
        <w:rPr>
          <w:rFonts w:ascii="Times New Roman" w:hAnsi="Times New Roman"/>
          <w:i/>
        </w:rPr>
        <w:t>M</w:t>
      </w:r>
      <w:r w:rsidR="009D1319" w:rsidRPr="0084135A">
        <w:rPr>
          <w:rFonts w:ascii="Times New Roman" w:hAnsi="Times New Roman"/>
          <w:i/>
          <w:vertAlign w:val="subscript"/>
        </w:rPr>
        <w:t>B</w:t>
      </w:r>
      <w:r w:rsidR="00CD5CB6">
        <w:rPr>
          <w:rFonts w:ascii="Times New Roman" w:hAnsi="Times New Roman"/>
          <w:i/>
          <w:vertAlign w:val="subscript"/>
        </w:rPr>
        <w:t xml:space="preserve"> </w:t>
      </w:r>
      <w:r w:rsidR="00CD5CB6">
        <w:rPr>
          <w:rFonts w:ascii="Times New Roman" w:hAnsi="Times New Roman"/>
        </w:rPr>
        <w:t>(g) in ecosystem volume V, which</w:t>
      </w:r>
      <w:r w:rsidR="00355756">
        <w:rPr>
          <w:rFonts w:ascii="Times New Roman" w:hAnsi="Times New Roman"/>
        </w:rPr>
        <w:t xml:space="preserve"> equals </w:t>
      </w:r>
      <w:r>
        <w:rPr>
          <w:rFonts w:ascii="Times New Roman" w:hAnsi="Times New Roman"/>
        </w:rPr>
        <w:t xml:space="preserve">the sum of </w:t>
      </w:r>
      <w:r w:rsidR="002536BA">
        <w:rPr>
          <w:rFonts w:ascii="Times New Roman" w:hAnsi="Times New Roman"/>
        </w:rPr>
        <w:t>mass</w:t>
      </w:r>
      <w:r>
        <w:rPr>
          <w:rFonts w:ascii="Times New Roman" w:hAnsi="Times New Roman"/>
        </w:rPr>
        <w:t xml:space="preserve"> </w:t>
      </w:r>
      <w:r w:rsidR="00DA470B">
        <w:rPr>
          <w:rFonts w:ascii="Times New Roman" w:hAnsi="Times New Roman"/>
          <w:i/>
        </w:rPr>
        <w:t>m</w:t>
      </w:r>
      <w:r w:rsidRPr="00F0030A">
        <w:rPr>
          <w:rFonts w:ascii="Times New Roman" w:hAnsi="Times New Roman"/>
          <w:i/>
          <w:vertAlign w:val="subscript"/>
        </w:rPr>
        <w:t>i</w:t>
      </w:r>
      <w:r w:rsidR="002536BA">
        <w:rPr>
          <w:rFonts w:ascii="Times New Roman" w:hAnsi="Times New Roman"/>
        </w:rPr>
        <w:t xml:space="preserve"> for all individuals </w:t>
      </w:r>
      <w:proofErr w:type="spellStart"/>
      <w:r w:rsidR="002536BA" w:rsidRPr="00AC2682">
        <w:rPr>
          <w:rFonts w:ascii="Times New Roman" w:hAnsi="Times New Roman"/>
          <w:i/>
        </w:rPr>
        <w:t>i</w:t>
      </w:r>
      <w:proofErr w:type="spellEnd"/>
      <w:r w:rsidR="002536BA">
        <w:rPr>
          <w:rFonts w:ascii="Times New Roman" w:hAnsi="Times New Roman"/>
        </w:rPr>
        <w:t xml:space="preserve"> to </w:t>
      </w:r>
      <w:r w:rsidR="002536BA" w:rsidRPr="00AC2682">
        <w:rPr>
          <w:rFonts w:ascii="Times New Roman" w:hAnsi="Times New Roman"/>
          <w:i/>
        </w:rPr>
        <w:t>J</w:t>
      </w:r>
      <w:r w:rsidR="002536BA">
        <w:rPr>
          <w:rFonts w:ascii="Times New Roman" w:hAnsi="Times New Roman"/>
        </w:rPr>
        <w:t xml:space="preserv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nary>
      </m:oMath>
      <w:r w:rsidR="002536BA">
        <w:rPr>
          <w:rFonts w:ascii="Times New Roman" w:hAnsi="Times New Roman"/>
        </w:rPr>
        <w:t>.</w:t>
      </w:r>
      <w:r>
        <w:rPr>
          <w:rFonts w:ascii="Times New Roman" w:hAnsi="Times New Roman"/>
        </w:rPr>
        <w:t xml:space="preserve"> </w:t>
      </w:r>
      <w:r w:rsidR="006579F9" w:rsidRPr="0084135A">
        <w:rPr>
          <w:rFonts w:ascii="Times New Roman" w:hAnsi="Times New Roman"/>
        </w:rPr>
        <w:t xml:space="preserve"> </w:t>
      </w:r>
      <w:r w:rsidR="002536BA">
        <w:rPr>
          <w:rFonts w:ascii="Times New Roman" w:hAnsi="Times New Roman"/>
        </w:rPr>
        <w:t>T</w:t>
      </w:r>
      <w:r w:rsidR="002E622F">
        <w:rPr>
          <w:rFonts w:ascii="Times New Roman" w:hAnsi="Times New Roman"/>
        </w:rPr>
        <w:t>he term</w:t>
      </w:r>
      <w:r w:rsidR="009D1319" w:rsidRPr="0084135A">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oMath>
      <w:r w:rsidR="009D1319" w:rsidRPr="0084135A">
        <w:rPr>
          <w:rFonts w:ascii="Times New Roman" w:hAnsi="Times New Roman"/>
        </w:rPr>
        <w:t xml:space="preserve"> is </w:t>
      </w:r>
      <w:r w:rsidR="00614D28" w:rsidRPr="00B123FB">
        <w:rPr>
          <w:rFonts w:ascii="Times New Roman" w:hAnsi="Times New Roman"/>
        </w:rPr>
        <w:t>the</w:t>
      </w:r>
      <w:r w:rsidR="009D1319" w:rsidRPr="00B123FB">
        <w:rPr>
          <w:rFonts w:ascii="Times New Roman" w:hAnsi="Times New Roman"/>
        </w:rPr>
        <w:t xml:space="preserve"> average </w:t>
      </w:r>
      <w:r w:rsidR="002E622F" w:rsidRPr="00B123FB">
        <w:rPr>
          <w:rFonts w:ascii="Times New Roman" w:hAnsi="Times New Roman"/>
        </w:rPr>
        <w:t>of all individual</w:t>
      </w:r>
      <w:r w:rsidR="000F7886" w:rsidRPr="00B123FB">
        <w:rPr>
          <w:rFonts w:ascii="Times New Roman" w:hAnsi="Times New Roman"/>
        </w:rPr>
        <w:t xml:space="preserve"> metabolic</w:t>
      </w:r>
      <w:r w:rsidR="002E622F" w:rsidRPr="00B123FB">
        <w:rPr>
          <w:rFonts w:ascii="Times New Roman" w:hAnsi="Times New Roman"/>
        </w:rPr>
        <w:t xml:space="preserve"> biomasses</w:t>
      </w:r>
      <w:r w:rsidR="00B123FB">
        <w:rPr>
          <w:rFonts w:ascii="Times New Roman" w:hAnsi="Times New Roman"/>
        </w:rPr>
        <w:t>,</w:t>
      </w:r>
      <w:r w:rsidR="00926D04">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nary>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oMath>
      <w:r w:rsidR="00B123FB">
        <w:rPr>
          <w:rFonts w:ascii="Times New Roman" w:hAnsi="Times New Roman"/>
        </w:rPr>
        <w:t>,</w:t>
      </w:r>
      <w:r w:rsidR="00926D04" w:rsidRPr="0084135A">
        <w:rPr>
          <w:rFonts w:ascii="Times New Roman" w:hAnsi="Times New Roman"/>
        </w:rPr>
        <w:t xml:space="preserve"> </w:t>
      </w:r>
      <w:r w:rsidR="00614D28">
        <w:rPr>
          <w:rFonts w:ascii="Times New Roman" w:hAnsi="Times New Roman"/>
        </w:rPr>
        <w:t xml:space="preserve">corrected for the greater contribution to </w:t>
      </w:r>
      <w:r w:rsidR="00926D04">
        <w:rPr>
          <w:rFonts w:ascii="Times New Roman" w:hAnsi="Times New Roman"/>
        </w:rPr>
        <w:t xml:space="preserve">total </w:t>
      </w:r>
      <w:r w:rsidR="00614D28">
        <w:rPr>
          <w:rFonts w:ascii="Times New Roman" w:hAnsi="Times New Roman"/>
        </w:rPr>
        <w:t>mass-specific metabolic biomass by small individuals</w:t>
      </w:r>
      <w:r w:rsidR="002536BA">
        <w:rPr>
          <w:rFonts w:ascii="Times New Roman" w:hAnsi="Times New Roman"/>
        </w:rPr>
        <w:t xml:space="preserve"> resulting from </w:t>
      </w:r>
      <w:r w:rsidR="002E622F">
        <w:rPr>
          <w:rFonts w:ascii="Times New Roman" w:hAnsi="Times New Roman"/>
        </w:rPr>
        <w:t>the allometric scaling (</w:t>
      </w:r>
      <m:oMath>
        <m:r>
          <w:rPr>
            <w:rFonts w:ascii="Cambria Math" w:hAnsi="Cambria Math"/>
          </w:rPr>
          <m:t>α</m:t>
        </m:r>
      </m:oMath>
      <w:r w:rsidR="002E622F">
        <w:rPr>
          <w:rFonts w:ascii="Times New Roman" w:hAnsi="Times New Roman"/>
        </w:rPr>
        <w:t xml:space="preserve">) of oxygen production and consumption with body size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&lt;citation&gt;&lt;priority&gt;18&lt;/priority&gt;&lt;uuid&gt;A5AEA02A-AED7-4526-AFD1-75177BD2D480&lt;/uuid&gt;&lt;publications&gt;&lt;publication&gt;&lt;subtype&gt;400&lt;/subtype&gt;&lt;title&gt;Scaling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[2,10]</w:t>
      </w:r>
      <w:r w:rsidR="005516F6">
        <w:rPr>
          <w:rFonts w:ascii="Times New Roman" w:hAnsi="Times New Roman"/>
          <w:lang w:val="en-US" w:eastAsia="de-DE"/>
        </w:rPr>
        <w:fldChar w:fldCharType="end"/>
      </w:r>
      <w:r w:rsidR="002E622F">
        <w:rPr>
          <w:rFonts w:ascii="Times New Roman" w:hAnsi="Times New Roman"/>
        </w:rPr>
        <w:t>.</w:t>
      </w:r>
      <w:r w:rsidR="00F0542B">
        <w:rPr>
          <w:rFonts w:ascii="Times New Roman" w:hAnsi="Times New Roman"/>
        </w:rPr>
        <w:t xml:space="preserve"> </w:t>
      </w:r>
      <w:r w:rsidR="002E622F">
        <w:rPr>
          <w:rFonts w:ascii="Times New Roman" w:hAnsi="Times New Roman"/>
        </w:rPr>
        <w:t>This</w:t>
      </w:r>
      <w:r w:rsidR="002536BA">
        <w:rPr>
          <w:rFonts w:ascii="Times New Roman" w:hAnsi="Times New Roman"/>
        </w:rPr>
        <w:t xml:space="preserve"> ‘mass correction’</w:t>
      </w:r>
      <w:r w:rsidR="002E622F">
        <w:rPr>
          <w:rFonts w:ascii="Times New Roman" w:hAnsi="Times New Roman"/>
        </w:rPr>
        <w:t xml:space="preserve"> is necessary, because if community biomass is comprised of one large individual, that biomass will [produce and] consume less oxygen per gram biomass in a given time period than if the same total biomass were comprised of many small individual</w:t>
      </w:r>
      <w:r w:rsidR="00FB57E2">
        <w:rPr>
          <w:rFonts w:ascii="Times New Roman" w:hAnsi="Times New Roman"/>
        </w:rPr>
        <w:t xml:space="preserve">s; in other words,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B57E2" w:rsidRPr="008D42BD">
        <w:rPr>
          <w:rStyle w:val="CommentReference"/>
        </w:rPr>
        <w:t xml:space="preserve"> </w:t>
      </w:r>
      <w:r w:rsidR="00713D2C" w:rsidRPr="008D42BD">
        <w:rPr>
          <w:rStyle w:val="CommentReference"/>
          <w:rFonts w:ascii="Times" w:hAnsi="Times"/>
          <w:sz w:val="24"/>
          <w:szCs w:val="24"/>
        </w:rPr>
        <w:t>increases</w:t>
      </w:r>
      <w:r w:rsidR="000F6EA9" w:rsidRPr="008D42BD">
        <w:rPr>
          <w:rStyle w:val="CommentReference"/>
          <w:rFonts w:ascii="Times" w:hAnsi="Times"/>
          <w:sz w:val="24"/>
          <w:szCs w:val="24"/>
        </w:rPr>
        <w:t xml:space="preserve"> as</w:t>
      </w:r>
      <w:r w:rsidR="00FB57E2" w:rsidRPr="008D42BD">
        <w:rPr>
          <w:rStyle w:val="CommentReference"/>
          <w:rFonts w:ascii="Times" w:hAnsi="Times"/>
          <w:sz w:val="24"/>
          <w:szCs w:val="24"/>
        </w:rPr>
        <w:t xml:space="preserve"> </w:t>
      </w:r>
      <w:r w:rsidR="00FB57E2" w:rsidRPr="008D42BD">
        <w:rPr>
          <w:rStyle w:val="CommentReference"/>
          <w:rFonts w:ascii="Times" w:hAnsi="Times"/>
          <w:i/>
          <w:sz w:val="24"/>
          <w:szCs w:val="24"/>
        </w:rPr>
        <w:t>m</w:t>
      </w:r>
      <w:r w:rsidR="004128E3" w:rsidRPr="008D42BD">
        <w:rPr>
          <w:rStyle w:val="CommentReference"/>
          <w:rFonts w:ascii="Times" w:hAnsi="Times"/>
          <w:i/>
          <w:sz w:val="24"/>
          <w:szCs w:val="24"/>
          <w:vertAlign w:val="subscript"/>
        </w:rPr>
        <w:t>i</w:t>
      </w:r>
      <w:r w:rsidR="005412EE">
        <w:rPr>
          <w:rFonts w:ascii="Times New Roman" w:hAnsi="Times New Roman"/>
        </w:rPr>
        <w:t xml:space="preserve">. If thermal traits acclimate or species composition shifts with temperature, this term would capture that change. </w:t>
      </w:r>
      <w:r w:rsidR="004128E3">
        <w:rPr>
          <w:rFonts w:ascii="Times New Roman" w:hAnsi="Times New Roman"/>
        </w:rPr>
        <w:t xml:space="preserve">Therefore </w:t>
      </w:r>
      <w:proofErr w:type="spellStart"/>
      <w:r w:rsidR="004128E3">
        <w:rPr>
          <w:rFonts w:ascii="Times New Roman" w:hAnsi="Times New Roman"/>
        </w:rPr>
        <w:t>Eqn</w:t>
      </w:r>
      <w:proofErr w:type="spellEnd"/>
      <w:r w:rsidR="004128E3">
        <w:rPr>
          <w:rFonts w:ascii="Times New Roman" w:hAnsi="Times New Roman"/>
        </w:rPr>
        <w:t xml:space="preserve"> 2 can capture direct effects of temperature on community </w:t>
      </w:r>
      <w:r w:rsidR="004128E3">
        <w:rPr>
          <w:rFonts w:ascii="Times New Roman" w:hAnsi="Times New Roman"/>
        </w:rPr>
        <w:lastRenderedPageBreak/>
        <w:t xml:space="preserve">metabolism via changes in </w:t>
      </w:r>
      <w:r w:rsidR="004128E3" w:rsidRPr="00D05A26">
        <w:rPr>
          <w:rFonts w:ascii="Times New Roman" w:hAnsi="Times New Roman"/>
          <w:i/>
        </w:rPr>
        <w:t>per capita</w:t>
      </w:r>
      <w:r w:rsidR="004128E3">
        <w:rPr>
          <w:rFonts w:ascii="Times New Roman" w:hAnsi="Times New Roman"/>
        </w:rPr>
        <w:t xml:space="preserve"> metabolic rate (</w:t>
      </w:r>
      <w:r w:rsidR="004128E3" w:rsidRPr="004128E3">
        <w:rPr>
          <w:rFonts w:ascii="Times New Roman" w:hAnsi="Times New Roman"/>
          <w:i/>
        </w:rPr>
        <w:t>E</w:t>
      </w:r>
      <w:r w:rsidR="004128E3" w:rsidRPr="004128E3">
        <w:rPr>
          <w:rFonts w:ascii="Times New Roman" w:hAnsi="Times New Roman"/>
          <w:i/>
          <w:vertAlign w:val="subscript"/>
        </w:rPr>
        <w:t>R</w:t>
      </w:r>
      <w:r w:rsidR="004128E3">
        <w:rPr>
          <w:rFonts w:ascii="Times New Roman" w:hAnsi="Times New Roman"/>
        </w:rPr>
        <w:t>) and via changes in biomass, size distribution and phenotypes.</w:t>
      </w:r>
    </w:p>
    <w:p w14:paraId="74A72152" w14:textId="4DDDD581" w:rsidR="00257FB0" w:rsidRDefault="00257FB0" w:rsidP="00F0030A">
      <w:pPr>
        <w:widowControl w:val="0"/>
        <w:autoSpaceDE w:val="0"/>
        <w:autoSpaceDN w:val="0"/>
        <w:adjustRightInd w:val="0"/>
        <w:spacing w:after="0" w:line="480" w:lineRule="auto"/>
        <w:ind w:firstLine="708"/>
        <w:rPr>
          <w:rFonts w:ascii="Times New Roman" w:hAnsi="Times New Roman"/>
        </w:rPr>
      </w:pPr>
    </w:p>
    <w:p w14:paraId="0226D506" w14:textId="5520D474" w:rsidR="009D747F" w:rsidRDefault="000F6EA9" w:rsidP="000F6EA9">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b/>
          <w:i/>
        </w:rPr>
        <w:t xml:space="preserve">Hypothesis 1: </w:t>
      </w:r>
      <w:r w:rsidR="00D53BD3">
        <w:rPr>
          <w:rFonts w:ascii="Times New Roman" w:hAnsi="Times New Roman"/>
          <w:b/>
          <w:i/>
          <w:color w:val="000000"/>
        </w:rPr>
        <w:t>T</w:t>
      </w:r>
      <w:r w:rsidR="00D53BD3" w:rsidRPr="00D53BD3">
        <w:rPr>
          <w:rFonts w:ascii="Times New Roman" w:hAnsi="Times New Roman"/>
          <w:b/>
          <w:i/>
          <w:color w:val="000000"/>
        </w:rPr>
        <w:t>he relationship between algal biomass and temperature is modified by the number of trophic levels</w:t>
      </w:r>
      <w:r w:rsidR="009D747F" w:rsidRPr="002F0B70">
        <w:rPr>
          <w:rFonts w:ascii="Times New Roman" w:hAnsi="Times New Roman"/>
          <w:b/>
          <w:i/>
        </w:rPr>
        <w:t xml:space="preserve">. </w:t>
      </w:r>
      <w:r w:rsidR="00C54F2F">
        <w:rPr>
          <w:rFonts w:ascii="Times New Roman" w:hAnsi="Times New Roman"/>
        </w:rPr>
        <w:t xml:space="preserve">Via strong trophic interactions, predators can change the standing biomass of primary producers in communities. </w:t>
      </w:r>
      <w:r w:rsidR="009D747F">
        <w:rPr>
          <w:rFonts w:ascii="Times New Roman" w:hAnsi="Times New Roman"/>
        </w:rPr>
        <w:t>Total algal biomass</w:t>
      </w:r>
      <w:r w:rsidR="00235B2D">
        <w:rPr>
          <w:rFonts w:ascii="Times New Roman" w:hAnsi="Times New Roman"/>
        </w:rPr>
        <w:t xml:space="preserve"> (M</w:t>
      </w:r>
      <w:r w:rsidR="00235B2D">
        <w:rPr>
          <w:rFonts w:ascii="Times New Roman" w:hAnsi="Times New Roman"/>
          <w:vertAlign w:val="subscript"/>
        </w:rPr>
        <w:t>B</w:t>
      </w:r>
      <w:r w:rsidR="00235B2D">
        <w:rPr>
          <w:rFonts w:ascii="Times New Roman" w:hAnsi="Times New Roman"/>
        </w:rPr>
        <w:t>)</w:t>
      </w:r>
      <w:r w:rsidR="009D747F">
        <w:rPr>
          <w:rFonts w:ascii="Times New Roman" w:hAnsi="Times New Roman"/>
        </w:rPr>
        <w:t xml:space="preserve"> can be expressed in terms of temperature, traits and size distributions: </w:t>
      </w:r>
    </w:p>
    <w:p w14:paraId="0D2EBB2A" w14:textId="71DA4375" w:rsidR="00986AC1" w:rsidRDefault="008D42BD" w:rsidP="009D747F">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oMath>
      <w:r w:rsidR="00C54F2F">
        <w:rPr>
          <w:rFonts w:ascii="Times New Roman" w:hAnsi="Times New Roman"/>
        </w:rPr>
        <w:t>.</w:t>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AB3CA8">
        <w:rPr>
          <w:rFonts w:ascii="Times New Roman" w:hAnsi="Times New Roman"/>
        </w:rPr>
        <w:tab/>
      </w:r>
      <w:proofErr w:type="spellStart"/>
      <w:r w:rsidR="009D747F">
        <w:rPr>
          <w:rFonts w:ascii="Times New Roman" w:hAnsi="Times New Roman"/>
        </w:rPr>
        <w:t>Eqn</w:t>
      </w:r>
      <w:proofErr w:type="spellEnd"/>
      <w:r w:rsidR="009D747F">
        <w:rPr>
          <w:rFonts w:ascii="Times New Roman" w:hAnsi="Times New Roman"/>
        </w:rPr>
        <w:t xml:space="preserve"> 3</w:t>
      </w:r>
    </w:p>
    <w:p w14:paraId="2EFF75E1" w14:textId="5415B785" w:rsidR="00AB3CA8" w:rsidRPr="00AC2682" w:rsidRDefault="009D747F"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If we assume that </w:t>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r>
              <w:rPr>
                <w:rFonts w:ascii="Cambria Math" w:hAnsi="Cambria Math"/>
              </w:rPr>
              <m:t>)</m:t>
            </m:r>
          </m:e>
          <m:sup>
            <m:r>
              <w:rPr>
                <w:rFonts w:ascii="Cambria Math" w:hAnsi="Cambria Math"/>
              </w:rPr>
              <m:t>-1</m:t>
            </m:r>
          </m:sup>
        </m:sSup>
        <m:r>
          <w:rPr>
            <w:rFonts w:ascii="Cambria Math" w:hAnsi="Cambria Math"/>
          </w:rPr>
          <m:t xml:space="preserve"> </m:t>
        </m:r>
      </m:oMath>
      <w:r w:rsidR="00513DA2">
        <w:rPr>
          <w:rFonts w:ascii="Times New Roman" w:hAnsi="Times New Roman"/>
        </w:rPr>
        <w:t>is</w:t>
      </w:r>
      <w:r>
        <w:rPr>
          <w:rFonts w:ascii="Times New Roman" w:hAnsi="Times New Roman"/>
        </w:rPr>
        <w:t xml:space="preserve"> independent of temperature, we predict that algal biomass </w:t>
      </w:r>
      <w:r w:rsidRPr="00AC2682">
        <w:rPr>
          <w:rFonts w:ascii="Times New Roman" w:hAnsi="Times New Roman"/>
          <w:i/>
        </w:rPr>
        <w:t>M</w:t>
      </w:r>
      <w:r w:rsidR="00AC2682" w:rsidRPr="00AC2682">
        <w:rPr>
          <w:rFonts w:ascii="Times New Roman" w:hAnsi="Times New Roman"/>
          <w:i/>
          <w:vertAlign w:val="subscript"/>
        </w:rPr>
        <w:t>B</w:t>
      </w:r>
      <w:r>
        <w:rPr>
          <w:rFonts w:ascii="Times New Roman" w:hAnsi="Times New Roman"/>
        </w:rPr>
        <w:t xml:space="preserve"> declines with temperature by </w:t>
      </w:r>
      <w:r w:rsidRPr="00847E32">
        <w:rPr>
          <w:rFonts w:ascii="Times New Roman" w:hAnsi="Times New Roman"/>
          <w:i/>
        </w:rPr>
        <w:t>E</w:t>
      </w:r>
      <w:r w:rsidRPr="00847E32">
        <w:rPr>
          <w:rFonts w:ascii="Times New Roman" w:hAnsi="Times New Roman"/>
          <w:i/>
          <w:vertAlign w:val="subscript"/>
        </w:rPr>
        <w:t>R</w:t>
      </w:r>
      <w:r>
        <w:rPr>
          <w:rFonts w:ascii="Times New Roman" w:hAnsi="Times New Roman"/>
        </w:rPr>
        <w:t xml:space="preserve">, in this case </w:t>
      </w:r>
      <w:r w:rsidR="00847E32" w:rsidRPr="00847E32">
        <w:rPr>
          <w:rFonts w:ascii="Times New Roman" w:hAnsi="Times New Roman"/>
          <w:i/>
        </w:rPr>
        <w:t>E</w:t>
      </w:r>
      <w:r w:rsidR="00847E32" w:rsidRPr="00847E32">
        <w:rPr>
          <w:rFonts w:ascii="Times New Roman" w:hAnsi="Times New Roman"/>
          <w:i/>
          <w:vertAlign w:val="subscript"/>
        </w:rPr>
        <w:t>R</w:t>
      </w:r>
      <w:r w:rsidR="00847E32">
        <w:rPr>
          <w:rFonts w:ascii="Times New Roman" w:hAnsi="Times New Roman"/>
        </w:rPr>
        <w:t xml:space="preserve"> = </w:t>
      </w:r>
      <w:r w:rsidR="00986AC1">
        <w:rPr>
          <w:rFonts w:ascii="Times New Roman" w:hAnsi="Times New Roman"/>
        </w:rPr>
        <w:t>-</w:t>
      </w:r>
      <w:r w:rsidRPr="00847E32">
        <w:rPr>
          <w:rFonts w:ascii="Times New Roman" w:hAnsi="Times New Roman"/>
          <w:i/>
        </w:rPr>
        <w:t>E</w:t>
      </w:r>
      <w:r w:rsidRPr="00847E32">
        <w:rPr>
          <w:rFonts w:ascii="Times New Roman" w:hAnsi="Times New Roman"/>
          <w:i/>
          <w:vertAlign w:val="subscript"/>
        </w:rPr>
        <w:t>NEP</w:t>
      </w:r>
      <w:r>
        <w:rPr>
          <w:rFonts w:ascii="Times New Roman" w:hAnsi="Times New Roman"/>
        </w:rPr>
        <w:t xml:space="preserve">. This prediction has been supported empirically in </w:t>
      </w:r>
      <w:r w:rsidR="00080819">
        <w:rPr>
          <w:rFonts w:ascii="Times New Roman" w:hAnsi="Times New Roman"/>
        </w:rPr>
        <w:t xml:space="preserve">a </w:t>
      </w:r>
      <w:r>
        <w:rPr>
          <w:rFonts w:ascii="Times New Roman" w:hAnsi="Times New Roman"/>
        </w:rPr>
        <w:t xml:space="preserve">single species algae system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&lt;citation&gt;&lt;priority&gt;19&lt;/priority&gt;&lt;uuid&gt;35E96761-EAF6-4EFA-ADDB-AB0F86AAB410&lt;/uuid&gt;&lt;publications&gt;&lt;publication&gt;&lt;subtype&gt;400&lt;/subtype&gt;&lt;title&gt;Metabolic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[39]</w:t>
      </w:r>
      <w:r w:rsidR="005516F6">
        <w:rPr>
          <w:rFonts w:ascii="Times New Roman" w:hAnsi="Times New Roman"/>
          <w:lang w:val="en-US" w:eastAsia="de-DE"/>
        </w:rPr>
        <w:fldChar w:fldCharType="end"/>
      </w:r>
      <w:r>
        <w:rPr>
          <w:rFonts w:ascii="Times New Roman" w:hAnsi="Times New Roman"/>
        </w:rPr>
        <w:t xml:space="preserve">, and in that system the predicted decline in total </w:t>
      </w:r>
      <w:r w:rsidR="008D34BE">
        <w:rPr>
          <w:rFonts w:ascii="Times New Roman" w:hAnsi="Times New Roman"/>
        </w:rPr>
        <w:t>biomass</w:t>
      </w:r>
      <w:r>
        <w:rPr>
          <w:rFonts w:ascii="Times New Roman" w:hAnsi="Times New Roman"/>
        </w:rPr>
        <w:t xml:space="preserve"> was robust to changes in cell size. </w:t>
      </w:r>
      <w:r w:rsidR="00F40265">
        <w:rPr>
          <w:rFonts w:ascii="Times New Roman" w:hAnsi="Times New Roman"/>
        </w:rPr>
        <w:t xml:space="preserve">However, it is unlikely that grazers </w:t>
      </w:r>
      <w:r w:rsidR="00080819">
        <w:rPr>
          <w:rFonts w:ascii="Times New Roman" w:hAnsi="Times New Roman"/>
        </w:rPr>
        <w:t xml:space="preserve">and temperature </w:t>
      </w:r>
      <w:r w:rsidR="00F40265">
        <w:rPr>
          <w:rFonts w:ascii="Times New Roman" w:hAnsi="Times New Roman"/>
        </w:rPr>
        <w:t xml:space="preserve">would not alter the abundance and size of algae, altering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40265">
        <w:rPr>
          <w:rFonts w:ascii="Times New Roman" w:hAnsi="Times New Roman"/>
        </w:rPr>
        <w:t xml:space="preserve"> among trophic treatments</w:t>
      </w:r>
      <w:r w:rsidR="008D34BE">
        <w:rPr>
          <w:rFonts w:ascii="Times New Roman" w:hAnsi="Times New Roman"/>
        </w:rPr>
        <w:t xml:space="preserve"> </w:t>
      </w:r>
      <w:r w:rsidR="008D34BE">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&lt;citation&gt;&lt;priority&gt;24&lt;/priority&gt;&lt;uuid&gt;C7281124-7374-4CFE-AC3F-B44DA272CD1B&lt;/uuid&gt;&lt;publications&gt;&lt;publication&gt;&lt;subtype&gt;400&lt;/subtype&gt;&lt;title&gt;Changes in the phytoplankton community and microbial food web of Blanes Bay (Catalan Sea, NW Mediterranean) under prolonged grazing pressure by doliolids (Tunicata), cladocerans or copepods (Crustacea). &lt;/title&gt;&lt;volume&gt;234&lt;/volume&gt;&lt;publication_date&gt;99200200001200000000200000&lt;/publication_date&gt;&lt;uuid&gt;C57F0276-9D24-4B25-976A-FB523384DA22&lt;/uuid&gt;&lt;type&gt;400&lt;/type&gt;&lt;startpage&gt;55&lt;/startpage&gt;&lt;endpage&gt;69&lt;/endpage&gt;&lt;bundle&gt;&lt;publication&gt;&lt;title&gt;Marine Ecology Progress Series&lt;/title&gt;&lt;uuid&gt;F6B66966-FF70-4294-BF16-6F68E4993A5F&lt;/uuid&gt;&lt;subtype&gt;-100&lt;/subtype&gt;&lt;type&gt;-100&lt;/type&gt;&lt;/publication&gt;&lt;/bundle&gt;&lt;authors&gt;&lt;author&gt;&lt;lastName&gt;Katechakis&lt;/lastName&gt;&lt;firstName&gt;A&lt;/firstName&gt;&lt;/author&gt;&lt;author&gt;&lt;lastName&gt;Stibor&lt;/lastName&gt;&lt;firstName&gt;Herwig&lt;/firstName&gt;&lt;/author&gt;&lt;author&gt;&lt;lastName&gt;Sommer&lt;/lastName&gt;&lt;firstName&gt;U&lt;/firstName&gt;&lt;/author&gt;&lt;author&gt;&lt;lastName&gt;Hansen&lt;/lastName&gt;&lt;firstName&gt;T&lt;/firstName&gt;&lt;/author&gt;&lt;/authors&gt;&lt;/publication&gt;&lt;/publications&gt;&lt;cites&gt;&lt;/cites&gt;&lt;/citation&gt;</w:instrText>
      </w:r>
      <w:r w:rsidR="008D34BE">
        <w:rPr>
          <w:rFonts w:ascii="Times New Roman" w:hAnsi="Times New Roman"/>
          <w:lang w:val="en-US" w:eastAsia="de-DE"/>
        </w:rPr>
        <w:fldChar w:fldCharType="separate"/>
      </w:r>
      <w:r w:rsidR="00AF2A57">
        <w:rPr>
          <w:rFonts w:ascii="Times New Roman" w:hAnsi="Times New Roman"/>
          <w:lang w:val="en-US" w:eastAsia="de-DE"/>
        </w:rPr>
        <w:t>[40]</w:t>
      </w:r>
      <w:r w:rsidR="008D34BE">
        <w:rPr>
          <w:rFonts w:ascii="Times New Roman" w:hAnsi="Times New Roman"/>
          <w:lang w:val="en-US" w:eastAsia="de-DE"/>
        </w:rPr>
        <w:fldChar w:fldCharType="end"/>
      </w:r>
      <w:r w:rsidR="00F40265">
        <w:rPr>
          <w:rFonts w:ascii="Times New Roman" w:hAnsi="Times New Roman"/>
        </w:rPr>
        <w:t>, and also the traits of alga</w:t>
      </w:r>
      <w:r w:rsidR="005516F6">
        <w:rPr>
          <w:rFonts w:ascii="Times New Roman" w:hAnsi="Times New Roman"/>
        </w:rPr>
        <w:t>e</w:t>
      </w:r>
      <w:r w:rsidR="00F40265">
        <w:rPr>
          <w:rFonts w:ascii="Times New Roman" w:hAnsi="Times New Roman"/>
        </w:rPr>
        <w:t xml:space="preserve">, and thereby modifying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rsidR="00F40265">
        <w:rPr>
          <w:rFonts w:ascii="Times New Roman" w:hAnsi="Times New Roman"/>
        </w:rPr>
        <w:t xml:space="preserve"> among trophic treatment</w:t>
      </w:r>
      <w:r w:rsidR="00986AC1">
        <w:rPr>
          <w:rFonts w:ascii="Times New Roman" w:hAnsi="Times New Roman"/>
        </w:rPr>
        <w:t>s</w:t>
      </w:r>
      <w:r w:rsidR="008D34BE">
        <w:rPr>
          <w:rFonts w:ascii="Times New Roman" w:hAnsi="Times New Roman"/>
        </w:rPr>
        <w:t xml:space="preserve">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&lt;citation&gt;&lt;priority&gt;26&lt;/priority&gt;&lt;uuid&gt;5509BB5F-77F1-4C91-B918-16C1DB7AEE65&lt;/uuid&gt;&lt;publications&gt;&lt;publication&gt;&lt;subtype&gt;400&lt;/subtype&gt;&lt;title&gt;Warming-Induced Changes to Body Size Stabilize Consumer-Resource Dynamics&lt;/title&gt;&lt;url&gt;http://www.journals.uchicago.edu/doi/10.1086/691387&lt;/url&gt;&lt;volume&gt;189&lt;/volume&gt;&lt;publication_date&gt;99201706001200000000220000&lt;/publication_date&gt;&lt;uuid&gt;8FA61F1E-B322-4A9A-B06A-7AFD7F504FA4&lt;/uuid&gt;&lt;type&gt;400&lt;/type&gt;&lt;number&gt;6&lt;/number&gt;&lt;doi&gt;10.1086/691387&lt;/doi&gt;&lt;startpage&gt;718&lt;/startpage&gt;&lt;endpage&gt;725&lt;/endpage&gt;&lt;authors&gt;&lt;author&gt;&lt;lastName&gt;Osmond&lt;/lastName&gt;&lt;firstName&gt;Matthew&lt;/firstName&gt;&lt;middleNames&gt;M&lt;/middleNames&gt;&lt;/author&gt;&lt;author&gt;&lt;lastName&gt;Barbour&lt;/lastName&gt;&lt;firstName&gt;Matthew&lt;/firstName&gt;&lt;middleNames&gt;A&lt;/middleNames&gt;&lt;/author&gt;&lt;author&gt;&lt;lastName&gt;Bernhardt&lt;/lastName&gt;&lt;firstName&gt;Joey&lt;/firstName&gt;&lt;middleNames&gt;R&lt;/middleNames&gt;&lt;/author&gt;&lt;author&gt;&lt;lastName&gt;Pennell&lt;/lastName&gt;&lt;firstName&gt;Matthew&lt;/firstName&gt;&lt;middleNames&gt;W&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[41]</w:t>
      </w:r>
      <w:r w:rsidR="009018B9">
        <w:rPr>
          <w:rFonts w:ascii="Times New Roman" w:hAnsi="Times New Roman"/>
          <w:lang w:val="en-US" w:eastAsia="de-DE"/>
        </w:rPr>
        <w:fldChar w:fldCharType="end"/>
      </w:r>
      <w:r w:rsidR="00F40265">
        <w:rPr>
          <w:rFonts w:ascii="Times New Roman" w:hAnsi="Times New Roman"/>
        </w:rPr>
        <w:t xml:space="preserve">. A fuller integration of how temperature and trophic treatment affect these terms </w:t>
      </w:r>
      <w:r w:rsidR="008D34BE">
        <w:rPr>
          <w:rFonts w:ascii="Times New Roman" w:hAnsi="Times New Roman"/>
        </w:rPr>
        <w:t xml:space="preserve">for multispecies assemblages </w:t>
      </w:r>
      <w:r w:rsidR="00F40265">
        <w:rPr>
          <w:rFonts w:ascii="Times New Roman" w:hAnsi="Times New Roman"/>
        </w:rPr>
        <w:t xml:space="preserve">would require theoretical development </w:t>
      </w:r>
      <w:r w:rsidR="00986AC1">
        <w:rPr>
          <w:rFonts w:ascii="Times New Roman" w:hAnsi="Times New Roman"/>
        </w:rPr>
        <w:t>that</w:t>
      </w:r>
      <w:r w:rsidR="00F40265">
        <w:rPr>
          <w:rFonts w:ascii="Times New Roman" w:hAnsi="Times New Roman"/>
        </w:rPr>
        <w:t xml:space="preserve"> is beyond the scope of this paper, but we use the equation here to highlight why we expect trophic structure and temperature to affect algal biomass. </w:t>
      </w:r>
      <w:r w:rsidR="00AC2682">
        <w:rPr>
          <w:rFonts w:ascii="Times New Roman" w:hAnsi="Times New Roman"/>
        </w:rPr>
        <w:t xml:space="preserve">To test this hypothesis, </w:t>
      </w:r>
      <w:r w:rsidR="00585840">
        <w:rPr>
          <w:rFonts w:ascii="Times New Roman" w:hAnsi="Times New Roman"/>
        </w:rPr>
        <w:t xml:space="preserve">and the alternative that </w:t>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r>
              <w:rPr>
                <w:rFonts w:ascii="Cambria Math" w:hAnsi="Cambria Math"/>
              </w:rPr>
              <m:t>)</m:t>
            </m:r>
          </m:e>
          <m:sup>
            <m:r>
              <w:rPr>
                <w:rFonts w:ascii="Cambria Math" w:hAnsi="Cambria Math"/>
              </w:rPr>
              <m:t>-1</m:t>
            </m:r>
          </m:sup>
        </m:sSup>
        <m:r>
          <w:rPr>
            <w:rFonts w:ascii="Cambria Math" w:hAnsi="Cambria Math"/>
          </w:rPr>
          <m:t xml:space="preserve"> </m:t>
        </m:r>
      </m:oMath>
      <w:r w:rsidR="00585840">
        <w:rPr>
          <w:rFonts w:ascii="Times New Roman" w:hAnsi="Times New Roman"/>
        </w:rPr>
        <w:t xml:space="preserve">is independent of temperature, </w:t>
      </w:r>
      <w:r w:rsidR="008D34BE">
        <w:rPr>
          <w:rFonts w:ascii="Times New Roman" w:hAnsi="Times New Roman"/>
        </w:rPr>
        <w:t xml:space="preserve">we </w:t>
      </w:r>
      <w:r w:rsidR="00C54F2F">
        <w:rPr>
          <w:rFonts w:ascii="Times New Roman" w:hAnsi="Times New Roman"/>
        </w:rPr>
        <w:t xml:space="preserve">linearized </w:t>
      </w:r>
      <w:proofErr w:type="spellStart"/>
      <w:r w:rsidR="00C54F2F">
        <w:rPr>
          <w:rFonts w:ascii="Times New Roman" w:hAnsi="Times New Roman"/>
        </w:rPr>
        <w:t>Eqn</w:t>
      </w:r>
      <w:proofErr w:type="spellEnd"/>
      <w:r w:rsidR="00C54F2F">
        <w:rPr>
          <w:rFonts w:ascii="Times New Roman" w:hAnsi="Times New Roman"/>
        </w:rPr>
        <w:t xml:space="preserve"> 3 for analysis by log transforming (Methods: </w:t>
      </w:r>
      <w:proofErr w:type="spellStart"/>
      <w:r w:rsidR="00C54F2F">
        <w:rPr>
          <w:rFonts w:ascii="Times New Roman" w:hAnsi="Times New Roman"/>
        </w:rPr>
        <w:t>Eqn</w:t>
      </w:r>
      <w:proofErr w:type="spellEnd"/>
      <w:r w:rsidR="00C54F2F">
        <w:rPr>
          <w:rFonts w:ascii="Times New Roman" w:hAnsi="Times New Roman"/>
        </w:rPr>
        <w:t xml:space="preserve"> 7) </w:t>
      </w:r>
      <w:r w:rsidR="008D34BE">
        <w:rPr>
          <w:rFonts w:ascii="Times New Roman" w:hAnsi="Times New Roman"/>
        </w:rPr>
        <w:t>and then we</w:t>
      </w:r>
      <w:r w:rsidR="00AC2682">
        <w:rPr>
          <w:rFonts w:ascii="Times New Roman" w:hAnsi="Times New Roman"/>
        </w:rPr>
        <w:t xml:space="preserve"> compare</w:t>
      </w:r>
      <w:r w:rsidR="008D34BE">
        <w:rPr>
          <w:rFonts w:ascii="Times New Roman" w:hAnsi="Times New Roman"/>
        </w:rPr>
        <w:t>d</w:t>
      </w:r>
      <w:r w:rsidR="00AC2682">
        <w:rPr>
          <w:rFonts w:ascii="Times New Roman" w:hAnsi="Times New Roman"/>
        </w:rPr>
        <w:t xml:space="preserve"> </w:t>
      </w:r>
      <w:r w:rsidR="00986AC1">
        <w:rPr>
          <w:rFonts w:ascii="Times New Roman" w:hAnsi="Times New Roman"/>
        </w:rPr>
        <w:t>ln(</w:t>
      </w:r>
      <w:r w:rsidR="00AC2682" w:rsidRPr="00AC2682">
        <w:rPr>
          <w:rFonts w:ascii="Times New Roman" w:hAnsi="Times New Roman"/>
          <w:i/>
        </w:rPr>
        <w:t>M</w:t>
      </w:r>
      <w:r w:rsidR="00AC2682" w:rsidRPr="00AC2682">
        <w:rPr>
          <w:rFonts w:ascii="Times New Roman" w:hAnsi="Times New Roman"/>
          <w:i/>
          <w:vertAlign w:val="subscript"/>
        </w:rPr>
        <w:t>B</w:t>
      </w:r>
      <w:r w:rsidR="00986AC1">
        <w:rPr>
          <w:rFonts w:ascii="Times New Roman" w:hAnsi="Times New Roman"/>
        </w:rPr>
        <w:t>)</w:t>
      </w:r>
      <w:r w:rsidR="00AC2682">
        <w:rPr>
          <w:rFonts w:ascii="Times New Roman" w:hAnsi="Times New Roman"/>
        </w:rPr>
        <w:t xml:space="preserve"> trends with temperature across ecosystems with and without a trophic cascade</w:t>
      </w:r>
      <w:r w:rsidR="008D34BE">
        <w:rPr>
          <w:rFonts w:ascii="Times New Roman" w:hAnsi="Times New Roman"/>
        </w:rPr>
        <w:t xml:space="preserve"> (AGP vs AG ecosystems)</w:t>
      </w:r>
      <w:r w:rsidR="00AC2682">
        <w:rPr>
          <w:rFonts w:ascii="Times New Roman" w:hAnsi="Times New Roman"/>
        </w:rPr>
        <w:t>.</w:t>
      </w:r>
    </w:p>
    <w:p w14:paraId="5465C3A4" w14:textId="77777777" w:rsidR="00AA17D3" w:rsidRPr="009D747F" w:rsidRDefault="00AA17D3" w:rsidP="00AA17D3">
      <w:pPr>
        <w:pStyle w:val="ListParagraph"/>
        <w:widowControl w:val="0"/>
        <w:autoSpaceDE w:val="0"/>
        <w:autoSpaceDN w:val="0"/>
        <w:adjustRightInd w:val="0"/>
        <w:spacing w:after="0" w:line="480" w:lineRule="auto"/>
        <w:ind w:left="0"/>
        <w:rPr>
          <w:rFonts w:ascii="Times New Roman" w:hAnsi="Times New Roman"/>
        </w:rPr>
      </w:pPr>
    </w:p>
    <w:p w14:paraId="6A2A129A" w14:textId="013BA31B" w:rsidR="009D747F" w:rsidRDefault="000F6EA9" w:rsidP="000F6EA9">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b/>
          <w:i/>
        </w:rPr>
        <w:t xml:space="preserve">Hypothesis 2: </w:t>
      </w:r>
      <w:r w:rsidR="00173C38">
        <w:rPr>
          <w:rFonts w:ascii="Times New Roman" w:hAnsi="Times New Roman"/>
          <w:b/>
          <w:i/>
        </w:rPr>
        <w:t>Increasing t</w:t>
      </w:r>
      <w:r w:rsidR="009D747F" w:rsidRPr="002F0B70">
        <w:rPr>
          <w:rFonts w:ascii="Times New Roman" w:hAnsi="Times New Roman"/>
          <w:b/>
          <w:i/>
        </w:rPr>
        <w:t>emperature strengthens the trophic cascade</w:t>
      </w:r>
      <w:r w:rsidR="002F0B70">
        <w:rPr>
          <w:rFonts w:ascii="Times New Roman" w:hAnsi="Times New Roman"/>
        </w:rPr>
        <w:t xml:space="preserve">. </w:t>
      </w:r>
      <w:r w:rsidR="002F0B70">
        <w:rPr>
          <w:rFonts w:ascii="Times New Roman" w:hAnsi="Times New Roman"/>
          <w:lang w:val="en-US"/>
        </w:rPr>
        <w:t xml:space="preserve">We estimated the strength of the trophic cascade as the </w:t>
      </w:r>
      <w:r w:rsidR="008D34BE">
        <w:rPr>
          <w:rFonts w:ascii="Times New Roman" w:hAnsi="Times New Roman"/>
          <w:lang w:val="en-US"/>
        </w:rPr>
        <w:t xml:space="preserve">log </w:t>
      </w:r>
      <w:r w:rsidR="002F0B70">
        <w:rPr>
          <w:rFonts w:ascii="Times New Roman" w:hAnsi="Times New Roman"/>
          <w:lang w:val="en-US"/>
        </w:rPr>
        <w:t xml:space="preserve">ratio of primary producer biomass in the presence of predators (AGP) </w:t>
      </w:r>
      <w:r w:rsidR="002F0B70" w:rsidRPr="00A4319C">
        <w:rPr>
          <w:rFonts w:ascii="Times New Roman" w:hAnsi="Times New Roman"/>
          <w:i/>
          <w:lang w:val="en-US"/>
        </w:rPr>
        <w:t xml:space="preserve">vs </w:t>
      </w:r>
      <w:r w:rsidR="002F0B70">
        <w:rPr>
          <w:rFonts w:ascii="Times New Roman" w:hAnsi="Times New Roman"/>
          <w:lang w:val="en-US"/>
        </w:rPr>
        <w:t xml:space="preserve">in predator-free environments (AG)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&lt;citation&gt;&lt;priority&gt;27&lt;/priority&gt;&lt;uuid&gt;F973D1CA-E4B8-4425-A8E1-9AD222D00545&lt;/uuid&gt;&lt;publications&gt;&lt;publication&gt;&lt;subtype&gt;400&lt;/subtype&gt;&lt;title&gt;A cross-ecosystem comparison of trophic cascades&lt;/title&gt;&lt;volume&gt;6&lt;/volume&gt;&lt;publication_date&gt;99200200001200000000200000&lt;/publication_date&gt;&lt;uuid&gt;635EB5A8-07AF-43C4-BAB7-ABFF3699C1E2&lt;/uuid&gt;&lt;type&gt;400&lt;/type&gt;&lt;number&gt;5&lt;/number&gt;&lt;startpage&gt;785&lt;/startpage&gt;&lt;endpage&gt;791&lt;/endpage&gt;&lt;authors&gt;&lt;author&gt;&lt;lastName&gt;Shurin&lt;/lastName&gt;&lt;firstName&gt;J&lt;/firstName&gt;&lt;middleNames&gt;B&lt;/middleNames&gt;&lt;/author&gt;&lt;author&gt;&lt;lastName&gt;Borer&lt;/lastName&gt;&lt;firstName&gt;E&lt;/firstName&gt;&lt;/author&gt;&lt;author&gt;&lt;lastName&gt;Seabloom&lt;/lastName&gt;&lt;firstName&gt;E&lt;/firstName&gt;&lt;/author&gt;&lt;author&gt;&lt;lastName&gt;Anderson&lt;/lastName&gt;&lt;firstName&gt;K&lt;/firstName&gt;&lt;/author&gt;&lt;author&gt;&lt;lastName&gt;Blanchette&lt;/lastName&gt;&lt;firstName&gt;C&lt;/firstName&gt;&lt;/author&gt;&lt;author&gt;&lt;lastName&gt;Broitman&lt;/lastName&gt;&lt;firstName&gt;B&lt;/firstName&gt;&lt;/author&gt;&lt;author&gt;&lt;lastName&gt;Cooper&lt;/lastName&gt;&lt;firstName&gt;S&lt;/firstName&gt;&lt;middleNames&gt;D&lt;/middleNames&gt;&lt;/author&gt;&lt;author&gt;&lt;lastName&gt;Halpern&lt;/lastName&gt;&lt;firstName&gt;B&lt;/firstName&gt;&lt;middleNames&gt;S&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[42]</w:t>
      </w:r>
      <w:r w:rsidR="009018B9">
        <w:rPr>
          <w:rFonts w:ascii="Times New Roman" w:hAnsi="Times New Roman"/>
          <w:lang w:val="en-US" w:eastAsia="de-DE"/>
        </w:rPr>
        <w:fldChar w:fldCharType="end"/>
      </w:r>
      <w:r w:rsidR="002F0B70">
        <w:rPr>
          <w:rFonts w:ascii="Times New Roman" w:hAnsi="Times New Roman"/>
          <w:lang w:val="en-US"/>
        </w:rPr>
        <w:t xml:space="preserve">. We predicted that predators </w:t>
      </w:r>
      <w:r w:rsidR="002F0B70">
        <w:rPr>
          <w:rFonts w:ascii="Times New Roman" w:hAnsi="Times New Roman"/>
          <w:lang w:val="en-US"/>
        </w:rPr>
        <w:lastRenderedPageBreak/>
        <w:t xml:space="preserve">would reduce the abundance of zooplankton through </w:t>
      </w:r>
      <w:r w:rsidR="002F0B70" w:rsidRPr="001F216F">
        <w:rPr>
          <w:rFonts w:ascii="Times New Roman" w:hAnsi="Times New Roman"/>
        </w:rPr>
        <w:t>predation</w:t>
      </w:r>
      <w:r w:rsidR="002F0B70">
        <w:rPr>
          <w:rFonts w:ascii="Times New Roman" w:hAnsi="Times New Roman"/>
          <w:lang w:val="en-US"/>
        </w:rPr>
        <w:t xml:space="preserve">, and shift </w:t>
      </w:r>
      <w:r w:rsidR="00AC2682">
        <w:rPr>
          <w:rFonts w:ascii="Times New Roman" w:hAnsi="Times New Roman"/>
          <w:lang w:val="en-US"/>
        </w:rPr>
        <w:t>zooplankton</w:t>
      </w:r>
      <w:r w:rsidR="002F0B70">
        <w:rPr>
          <w:rFonts w:ascii="Times New Roman" w:hAnsi="Times New Roman"/>
          <w:lang w:val="en-US"/>
        </w:rPr>
        <w:t xml:space="preserve"> composition to smaller sizes and less-edible species, typical of classic freshwater trophic cascades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&lt;citation&gt;&lt;priority&gt;20&lt;/priority&gt;&lt;uuid&gt;CF08528C-5B7A-432F-8AC7-AD0C14DAB298&lt;/uuid&gt;&lt;publications&gt;&lt;publication&gt;&lt;subtype&gt;400&lt;/subtype&gt;&lt;title&gt;Predation,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[43]</w:t>
      </w:r>
      <w:r w:rsidR="005516F6">
        <w:rPr>
          <w:rFonts w:ascii="Times New Roman" w:hAnsi="Times New Roman"/>
          <w:lang w:val="en-US" w:eastAsia="de-DE"/>
        </w:rPr>
        <w:fldChar w:fldCharType="end"/>
      </w:r>
      <w:r w:rsidR="00D53BD3">
        <w:rPr>
          <w:rFonts w:ascii="Times New Roman" w:hAnsi="Times New Roman"/>
          <w:lang w:val="en-US"/>
        </w:rPr>
        <w:t>. We also predicted</w:t>
      </w:r>
      <w:r w:rsidR="002F0B70">
        <w:rPr>
          <w:rFonts w:ascii="Times New Roman" w:hAnsi="Times New Roman"/>
          <w:lang w:val="en-US"/>
        </w:rPr>
        <w:t xml:space="preserve"> that these trophic interactions would strengthen with higher temperatures</w:t>
      </w:r>
      <w:r w:rsidR="00AC2682">
        <w:rPr>
          <w:rFonts w:ascii="Times New Roman" w:hAnsi="Times New Roman"/>
          <w:lang w:val="en-US"/>
        </w:rPr>
        <w:t xml:space="preserve"> due to the effect of temperature on </w:t>
      </w:r>
      <w:r w:rsidR="00AC2682" w:rsidRPr="00AC2682">
        <w:rPr>
          <w:rFonts w:ascii="Times New Roman" w:hAnsi="Times New Roman"/>
          <w:i/>
          <w:lang w:val="en-US"/>
        </w:rPr>
        <w:t>per capita</w:t>
      </w:r>
      <w:r w:rsidR="00AC2682">
        <w:rPr>
          <w:rFonts w:ascii="Times New Roman" w:hAnsi="Times New Roman"/>
          <w:lang w:val="en-US"/>
        </w:rPr>
        <w:t xml:space="preserve"> </w:t>
      </w:r>
      <w:r w:rsidR="00D53BD3">
        <w:rPr>
          <w:rFonts w:ascii="Times New Roman" w:hAnsi="Times New Roman"/>
          <w:lang w:val="en-US"/>
        </w:rPr>
        <w:t xml:space="preserve">zooplankton </w:t>
      </w:r>
      <w:r w:rsidR="00AC2682">
        <w:rPr>
          <w:rFonts w:ascii="Times New Roman" w:hAnsi="Times New Roman"/>
          <w:lang w:val="en-US"/>
        </w:rPr>
        <w:t>grazing rates</w:t>
      </w:r>
      <w:r w:rsidR="002F0B70">
        <w:rPr>
          <w:rFonts w:ascii="Times New Roman" w:hAnsi="Times New Roman"/>
          <w:lang w:val="en-US"/>
        </w:rPr>
        <w:t>.</w:t>
      </w:r>
      <w:r w:rsidR="000B7F40">
        <w:rPr>
          <w:rFonts w:ascii="Times New Roman" w:hAnsi="Times New Roman"/>
          <w:lang w:val="en-US"/>
        </w:rPr>
        <w:t xml:space="preserve"> We can relate algal biomass among treatments using </w:t>
      </w:r>
      <w:proofErr w:type="spellStart"/>
      <w:r w:rsidR="000B7F40">
        <w:rPr>
          <w:rFonts w:ascii="Times New Roman" w:hAnsi="Times New Roman"/>
          <w:lang w:val="en-US"/>
        </w:rPr>
        <w:t>Eqn</w:t>
      </w:r>
      <w:proofErr w:type="spellEnd"/>
      <w:r w:rsidR="000B7F40">
        <w:rPr>
          <w:rFonts w:ascii="Times New Roman" w:hAnsi="Times New Roman"/>
          <w:lang w:val="en-US"/>
        </w:rPr>
        <w:t xml:space="preserve"> 3 for primary producer biomass in the presence of predators (AGP) and grazers only (AG), simplifying and taking the</w:t>
      </w:r>
      <w:r w:rsidR="008D34BE">
        <w:rPr>
          <w:rFonts w:ascii="Times New Roman" w:hAnsi="Times New Roman"/>
          <w:lang w:val="en-US"/>
        </w:rPr>
        <w:t xml:space="preserve"> natural</w:t>
      </w:r>
      <w:r w:rsidR="000B7F40">
        <w:rPr>
          <w:rFonts w:ascii="Times New Roman" w:hAnsi="Times New Roman"/>
          <w:lang w:val="en-US"/>
        </w:rPr>
        <w:t xml:space="preserve"> log to yield (see Methods</w:t>
      </w:r>
      <w:r w:rsidR="0067744E">
        <w:rPr>
          <w:rFonts w:ascii="Times New Roman" w:hAnsi="Times New Roman"/>
          <w:lang w:val="en-US"/>
        </w:rPr>
        <w:t xml:space="preserve">, </w:t>
      </w:r>
      <w:proofErr w:type="spellStart"/>
      <w:r w:rsidR="0067744E">
        <w:rPr>
          <w:rFonts w:ascii="Times New Roman" w:hAnsi="Times New Roman"/>
          <w:lang w:val="en-US"/>
        </w:rPr>
        <w:t>eqns</w:t>
      </w:r>
      <w:proofErr w:type="spellEnd"/>
      <w:r w:rsidR="0067744E">
        <w:rPr>
          <w:rFonts w:ascii="Times New Roman" w:hAnsi="Times New Roman"/>
          <w:lang w:val="en-US"/>
        </w:rPr>
        <w:t xml:space="preserve"> 7-10,</w:t>
      </w:r>
      <w:r w:rsidR="000B7F40">
        <w:rPr>
          <w:rFonts w:ascii="Times New Roman" w:hAnsi="Times New Roman"/>
          <w:lang w:val="en-US"/>
        </w:rPr>
        <w:t xml:space="preserve"> for details): </w:t>
      </w:r>
    </w:p>
    <w:p w14:paraId="758F5B3B" w14:textId="264B172A" w:rsidR="00A91258" w:rsidRDefault="00A91258" w:rsidP="000B7F40">
      <w:pPr>
        <w:pStyle w:val="ListParagraph"/>
        <w:widowControl w:val="0"/>
        <w:autoSpaceDE w:val="0"/>
        <w:autoSpaceDN w:val="0"/>
        <w:adjustRightInd w:val="0"/>
        <w:spacing w:after="0" w:line="480" w:lineRule="auto"/>
        <w:ind w:left="0"/>
        <w:rPr>
          <w:rFonts w:ascii="Times New Roman" w:hAnsi="Times New Roman"/>
        </w:rPr>
      </w:pPr>
      <m:oMath>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oMath>
      <w:r w:rsidR="00581F1E">
        <w:rPr>
          <w:rFonts w:ascii="Times New Roman" w:hAnsi="Times New Roman"/>
        </w:rPr>
        <w:tab/>
      </w:r>
      <w:r w:rsidR="00581F1E">
        <w:rPr>
          <w:rFonts w:ascii="Times New Roman" w:hAnsi="Times New Roman"/>
        </w:rPr>
        <w:tab/>
      </w:r>
      <w:r w:rsidR="00581F1E">
        <w:rPr>
          <w:rFonts w:ascii="Times New Roman" w:hAnsi="Times New Roman"/>
        </w:rPr>
        <w:tab/>
      </w:r>
      <w:r w:rsidR="00581F1E">
        <w:rPr>
          <w:rFonts w:ascii="Times New Roman" w:hAnsi="Times New Roman"/>
        </w:rPr>
        <w:tab/>
        <w:t>Eqn 4</w:t>
      </w:r>
    </w:p>
    <w:p w14:paraId="11501CCE" w14:textId="04F9BF90" w:rsidR="00442FAD" w:rsidRPr="006D5916" w:rsidRDefault="00CD5CB6" w:rsidP="000B7F40">
      <w:pPr>
        <w:pStyle w:val="ListParagraph"/>
        <w:widowControl w:val="0"/>
        <w:autoSpaceDE w:val="0"/>
        <w:autoSpaceDN w:val="0"/>
        <w:adjustRightInd w:val="0"/>
        <w:spacing w:after="0" w:line="480" w:lineRule="auto"/>
        <w:ind w:left="0"/>
        <w:rPr>
          <w:rFonts w:ascii="Times New Roman" w:hAnsi="Times New Roman"/>
          <w:i/>
        </w:rPr>
      </w:pPr>
      <w:r>
        <w:rPr>
          <w:rFonts w:ascii="Times New Roman" w:hAnsi="Times New Roman"/>
        </w:rPr>
        <w:t>Numerous experiments have demonstrated that t</w:t>
      </w:r>
      <w:r w:rsidR="00442FAD">
        <w:rPr>
          <w:rFonts w:ascii="Times New Roman" w:hAnsi="Times New Roman"/>
        </w:rPr>
        <w:t>he strength of the trophic cascade</w:t>
      </w:r>
      <w:r w:rsidR="001F6883">
        <w:rPr>
          <w:rFonts w:ascii="Times New Roman" w:hAnsi="Times New Roman"/>
        </w:rPr>
        <w:t xml:space="preserve"> (</w:t>
      </w:r>
      <w:r w:rsidR="008D34BE">
        <w:rPr>
          <w:rFonts w:ascii="Times New Roman" w:hAnsi="Times New Roman"/>
        </w:rPr>
        <w:t>log</w:t>
      </w:r>
      <w:r w:rsidR="001F6883">
        <w:rPr>
          <w:rFonts w:ascii="Times New Roman" w:hAnsi="Times New Roman"/>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oMath>
      <w:r w:rsidR="001F6883">
        <w:rPr>
          <w:rFonts w:ascii="Times New Roman" w:hAnsi="Times New Roman"/>
        </w:rPr>
        <w:t xml:space="preserve">, </w:t>
      </w:r>
      <w:r w:rsidR="00442FAD">
        <w:rPr>
          <w:rFonts w:ascii="Times New Roman" w:hAnsi="Times New Roman"/>
        </w:rPr>
        <w:t>increase</w:t>
      </w:r>
      <w:r>
        <w:rPr>
          <w:rFonts w:ascii="Times New Roman" w:hAnsi="Times New Roman"/>
        </w:rPr>
        <w:t>s</w:t>
      </w:r>
      <w:r w:rsidR="00442FAD">
        <w:rPr>
          <w:rFonts w:ascii="Times New Roman" w:hAnsi="Times New Roman"/>
        </w:rPr>
        <w:t xml:space="preserve"> with </w:t>
      </w:r>
      <w:r>
        <w:rPr>
          <w:rFonts w:ascii="Times New Roman" w:hAnsi="Times New Roman"/>
        </w:rPr>
        <w:t xml:space="preserve">increases in </w:t>
      </w:r>
      <w:r w:rsidR="00442FAD">
        <w:rPr>
          <w:rFonts w:ascii="Times New Roman" w:hAnsi="Times New Roman"/>
        </w:rPr>
        <w:t>temperature</w:t>
      </w:r>
      <w:r>
        <w:rPr>
          <w:rFonts w:ascii="Times New Roman" w:hAnsi="Times New Roman"/>
        </w:rPr>
        <w:t xml:space="preserve"> of a few degrees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&lt;citation&gt;&lt;priority&gt;26&lt;/priority&gt;&lt;uuid&gt;5ACB22E9-51AE-4937-B8BB-154D4C1D0067&lt;/uuid&gt;&lt;publications&gt;&lt;publication&gt;&lt;subtype&gt;400&lt;/subtype&gt;&lt;publisher&gt;John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Climate warming strengthens indirect interactions in an old-field food web&lt;/title&gt;&lt;url&gt;https://www.readcube.com/articles/10.1890/08-2254.1?no_additional_access=1&amp;amp;publisher=wiley&amp;amp;access_api=1&amp;amp;parent_url=https:%2F%2Fesajournals.onlinelibrary.wiley.com%2Fdoi%2Fepdf%2F10.1890%2F08-2254.1&amp;amp;preview=1&amp;amp;ssl=1&lt;/url&gt;&lt;volume&gt;90&lt;/volume&gt;&lt;publication_date&gt;99200908111200000000222000&lt;/publication_date&gt;&lt;uuid&gt;DFF08F19-516A-4F8F-A342-5A892836F3FD&lt;/uuid&gt;&lt;type&gt;400&lt;/type&gt;&lt;number&gt;9&lt;/number&gt;&lt;startpage&gt;2346&lt;/startpage&gt;&lt;endpage&gt;2351&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arton&lt;/lastName&gt;&lt;firstName&gt;Brandon&lt;/firstName&gt;&lt;middleNames&gt;T&lt;/middleNames&gt;&lt;/author&gt;&lt;author&gt;&lt;lastName&gt;Beckerman&lt;/lastName&gt;&lt;firstName&gt;A&lt;/firstName&gt;&lt;middleNames&gt;P&lt;/middleNames&gt;&lt;/author&gt;&lt;author&gt;&lt;lastName&gt;Schmitz&lt;/lastName&gt;&lt;firstName&gt;O&lt;/firstName&gt;&lt;middleNames&gt;J&lt;/middleNames&gt;&lt;/author&gt;&lt;/authors&gt;&lt;/publication&gt;&lt;publication&gt;&lt;subtype&gt;400&lt;/subtype&gt;&lt;title&gt;In situ warming strengthens trophic cascades in a coastal food web&lt;/title&gt;&lt;url&gt;http://onlinelibrary.wiley.com/doi/10.1111/oik.03773/abstract&lt;/url&gt;&lt;volume&gt;126&lt;/volume&gt;&lt;publication_date&gt;99201707001200000000220000&lt;/publication_date&gt;&lt;uuid&gt;0F7BEB57-18FB-422A-8DC3-5F7ECD887E52&lt;/uuid&gt;&lt;type&gt;400&lt;/type&gt;&lt;number&gt;8&lt;/number&gt;&lt;citekey&gt;svensson_situ_2017&lt;/citekey&gt;&lt;doi&gt;10.1111/oik.03773&lt;/doi&gt;&lt;startpage&gt;1150&lt;/startpage&gt;&lt;endpage&gt;1161&lt;/endpage&gt;&lt;bundle&gt;&lt;publication&gt;&lt;title&gt;Oikos&lt;/title&gt;&lt;uuid&gt;988B05DE-6B88-47A5-B0F3-F7C114E9C0AB&lt;/uuid&gt;&lt;subtype&gt;-100&lt;/subtype&gt;&lt;type&gt;-100&lt;/type&gt;&lt;/publication&gt;&lt;/bundle&gt;&lt;authors&gt;&lt;author&gt;&lt;lastName&gt;Svensson&lt;/lastName&gt;&lt;firstName&gt;Filip&lt;/firstName&gt;&lt;/author&gt;&lt;author&gt;&lt;lastName&gt;Karlsson&lt;/lastName&gt;&lt;firstName&gt;Erik&lt;/firstName&gt;&lt;/author&gt;&lt;author&gt;&lt;lastName&gt;Gårdmark&lt;/lastName&gt;&lt;firstName&gt;Anna&lt;/firstName&gt;&lt;/author&gt;&lt;author&gt;&lt;lastName&gt;Olsson&lt;/lastName&gt;&lt;firstName&gt;Jens&lt;/firstName&gt;&lt;/author&gt;&lt;author&gt;&lt;lastName&gt;Adill&lt;/lastName&gt;&lt;firstName&gt;Anders&lt;/firstName&gt;&lt;/author&gt;&lt;author&gt;&lt;lastName&gt;Zie&lt;/lastName&gt;&lt;firstName&gt;Jenny&lt;/firstName&gt;&lt;/author&gt;&lt;author&gt;&lt;lastName&gt;Snoeijs&lt;/lastName&gt;&lt;firstName&gt;Pauline&lt;/firstName&gt;&lt;/author&gt;&lt;author&gt;&lt;lastName&gt;Eklöf&lt;/lastName&gt;&lt;firstName&gt;Johan&lt;/firstName&gt;&lt;middleNames&gt;S&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[29,44,45]</w:t>
      </w:r>
      <w:r w:rsidR="00583444">
        <w:rPr>
          <w:rFonts w:ascii="Times New Roman" w:hAnsi="Times New Roman"/>
          <w:lang w:val="en-US" w:eastAsia="de-DE"/>
        </w:rPr>
        <w:fldChar w:fldCharType="end"/>
      </w:r>
      <w:r>
        <w:rPr>
          <w:rFonts w:ascii="Times New Roman" w:hAnsi="Times New Roman"/>
        </w:rPr>
        <w:t>, and theoretical work suggest</w:t>
      </w:r>
      <w:r w:rsidR="008D34BE">
        <w:rPr>
          <w:rFonts w:ascii="Times New Roman" w:hAnsi="Times New Roman"/>
        </w:rPr>
        <w:t>s</w:t>
      </w:r>
      <w:r>
        <w:rPr>
          <w:rFonts w:ascii="Times New Roman" w:hAnsi="Times New Roman"/>
        </w:rPr>
        <w:t xml:space="preserve"> that strengthening of this interaction under warming is expected for a greater range of consumer-resource parameter values than would predict declines in the trophic cascade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&lt;citation&gt;&lt;priority&gt;27&lt;/priority&gt;&lt;uuid&gt;BCCF8EF9-C1D1-4560-B2A1-8E5853972787&lt;/uuid&gt;&lt;publications&gt;&lt;publication&gt;&lt;subtype&gt;400&lt;/subtype&gt;&lt;title&gt;A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[15]</w:t>
      </w:r>
      <w:r w:rsidR="00583444">
        <w:rPr>
          <w:rFonts w:ascii="Times New Roman" w:hAnsi="Times New Roman"/>
          <w:lang w:val="en-US" w:eastAsia="de-DE"/>
        </w:rPr>
        <w:fldChar w:fldCharType="end"/>
      </w:r>
      <w:r>
        <w:rPr>
          <w:rFonts w:ascii="Times New Roman" w:hAnsi="Times New Roman"/>
        </w:rPr>
        <w:t>. We therefore predict the trophic cascade</w:t>
      </w:r>
      <w:r w:rsidR="008D34BE">
        <w:rPr>
          <w:rFonts w:ascii="Times New Roman" w:hAnsi="Times New Roman"/>
        </w:rPr>
        <w:t xml:space="preserve"> strength</w:t>
      </w:r>
      <w:r>
        <w:rPr>
          <w:rFonts w:ascii="Times New Roman" w:hAnsi="Times New Roman"/>
        </w:rPr>
        <w:t xml:space="preserve"> will increase with temperature in our experiment</w:t>
      </w:r>
      <w:r w:rsidR="006D5916">
        <w:rPr>
          <w:rFonts w:ascii="Times New Roman" w:hAnsi="Times New Roman"/>
        </w:rPr>
        <w:t xml:space="preserve">. </w:t>
      </w:r>
      <w:r w:rsidR="00581F1E">
        <w:rPr>
          <w:rFonts w:ascii="Times New Roman" w:hAnsi="Times New Roman"/>
        </w:rPr>
        <w:t>But</w:t>
      </w:r>
      <w:r>
        <w:rPr>
          <w:rFonts w:ascii="Times New Roman" w:hAnsi="Times New Roman"/>
        </w:rPr>
        <w:t xml:space="preserve">, as shown in </w:t>
      </w:r>
      <w:proofErr w:type="spellStart"/>
      <w:r w:rsidR="008D34BE">
        <w:rPr>
          <w:rFonts w:ascii="Times New Roman" w:hAnsi="Times New Roman"/>
        </w:rPr>
        <w:t>E</w:t>
      </w:r>
      <w:r>
        <w:rPr>
          <w:rFonts w:ascii="Times New Roman" w:hAnsi="Times New Roman"/>
        </w:rPr>
        <w:t>qn</w:t>
      </w:r>
      <w:proofErr w:type="spellEnd"/>
      <w:r>
        <w:rPr>
          <w:rFonts w:ascii="Times New Roman" w:hAnsi="Times New Roman"/>
        </w:rPr>
        <w:t xml:space="preserve"> 4,</w:t>
      </w:r>
      <w:r w:rsidR="00581F1E">
        <w:rPr>
          <w:rFonts w:ascii="Times New Roman" w:hAnsi="Times New Roman"/>
        </w:rPr>
        <w:t xml:space="preserve"> because trophic interactions could affect the realized temperature dependence via several possible mechanisms – shifts in body size, traits, </w:t>
      </w:r>
      <w:proofErr w:type="spellStart"/>
      <w:r w:rsidR="00581F1E">
        <w:rPr>
          <w:rFonts w:ascii="Times New Roman" w:hAnsi="Times New Roman"/>
        </w:rPr>
        <w:t>etc</w:t>
      </w:r>
      <w:proofErr w:type="spellEnd"/>
      <w:r w:rsidR="00581F1E">
        <w:rPr>
          <w:rFonts w:ascii="Times New Roman" w:hAnsi="Times New Roman"/>
        </w:rPr>
        <w:t xml:space="preserve">, - it is not possible to predict </w:t>
      </w:r>
      <w:r w:rsidR="00581F1E" w:rsidRPr="00581F1E">
        <w:rPr>
          <w:rFonts w:ascii="Times New Roman" w:hAnsi="Times New Roman"/>
          <w:i/>
        </w:rPr>
        <w:t>a priori</w:t>
      </w:r>
      <w:r w:rsidR="00581F1E">
        <w:rPr>
          <w:rFonts w:ascii="Times New Roman" w:hAnsi="Times New Roman"/>
        </w:rPr>
        <w:t xml:space="preserve"> </w:t>
      </w:r>
      <w:r w:rsidR="00D22F71">
        <w:rPr>
          <w:rFonts w:ascii="Times New Roman" w:hAnsi="Times New Roman"/>
        </w:rPr>
        <w:t xml:space="preserve">the temperature dependence </w:t>
      </w:r>
      <w:r w:rsidR="008D34BE">
        <w:rPr>
          <w:rFonts w:ascii="Times New Roman" w:hAnsi="Times New Roman"/>
        </w:rPr>
        <w:t>of the trophic cascade</w:t>
      </w:r>
      <w:r w:rsidR="00D22F71">
        <w:rPr>
          <w:rFonts w:ascii="Times New Roman" w:hAnsi="Times New Roman"/>
        </w:rPr>
        <w:t xml:space="preserve">, in terms of the differences and ratios of the temperature dependence terms in </w:t>
      </w:r>
      <w:proofErr w:type="spellStart"/>
      <w:r w:rsidR="00D22F71">
        <w:rPr>
          <w:rFonts w:ascii="Times New Roman" w:hAnsi="Times New Roman"/>
        </w:rPr>
        <w:t>Eqn</w:t>
      </w:r>
      <w:proofErr w:type="spellEnd"/>
      <w:r w:rsidR="00D22F71">
        <w:rPr>
          <w:rFonts w:ascii="Times New Roman" w:hAnsi="Times New Roman"/>
        </w:rPr>
        <w:t xml:space="preserve"> 4</w:t>
      </w:r>
      <w:r w:rsidR="008D34BE">
        <w:rPr>
          <w:rFonts w:ascii="Times New Roman" w:hAnsi="Times New Roman"/>
        </w:rPr>
        <w:t xml:space="preserve"> (see Methods)</w:t>
      </w:r>
      <w:r w:rsidR="00D22F71">
        <w:rPr>
          <w:rFonts w:ascii="Times New Roman" w:hAnsi="Times New Roman"/>
        </w:rPr>
        <w:t xml:space="preserve">. </w:t>
      </w:r>
      <w:r w:rsidR="008D34BE">
        <w:rPr>
          <w:rFonts w:ascii="Times New Roman" w:hAnsi="Times New Roman"/>
        </w:rPr>
        <w:t>A ‘first order’ metabolic scaling prediction would be no change in trophic cascade strength, because the model would assume that the temperature dependences of mass and the normalization constant (</w:t>
      </w:r>
      <w:r w:rsidR="008D34BE" w:rsidRPr="008D34BE">
        <w:rPr>
          <w:rFonts w:ascii="Times New Roman" w:hAnsi="Times New Roman"/>
          <w:i/>
        </w:rPr>
        <w:t>E</w:t>
      </w:r>
      <w:r w:rsidR="008D34BE" w:rsidRPr="008D34BE">
        <w:rPr>
          <w:rFonts w:ascii="Times New Roman" w:hAnsi="Times New Roman"/>
          <w:i/>
          <w:vertAlign w:val="subscript"/>
        </w:rPr>
        <w:t>b.ag</w:t>
      </w:r>
      <w:r w:rsidR="008D34BE" w:rsidRPr="008D34BE">
        <w:rPr>
          <w:rFonts w:ascii="Times New Roman" w:hAnsi="Times New Roman"/>
          <w:i/>
        </w:rPr>
        <w:t xml:space="preserve">, </w:t>
      </w:r>
      <w:proofErr w:type="spellStart"/>
      <w:r w:rsidR="008D34BE" w:rsidRPr="008D34BE">
        <w:rPr>
          <w:rFonts w:ascii="Times New Roman" w:hAnsi="Times New Roman"/>
          <w:i/>
        </w:rPr>
        <w:t>E</w:t>
      </w:r>
      <w:r w:rsidR="008D34BE" w:rsidRPr="008D34BE">
        <w:rPr>
          <w:rFonts w:ascii="Times New Roman" w:hAnsi="Times New Roman"/>
          <w:i/>
          <w:vertAlign w:val="subscript"/>
        </w:rPr>
        <w:t>b.agp</w:t>
      </w:r>
      <w:proofErr w:type="spellEnd"/>
      <w:r w:rsidR="008D34BE" w:rsidRPr="008D34BE">
        <w:rPr>
          <w:rFonts w:ascii="Times New Roman" w:hAnsi="Times New Roman"/>
          <w:i/>
        </w:rPr>
        <w:t>, E</w:t>
      </w:r>
      <w:r w:rsidR="008D34BE" w:rsidRPr="008D34BE">
        <w:rPr>
          <w:rFonts w:ascii="Times New Roman" w:hAnsi="Times New Roman"/>
          <w:i/>
          <w:vertAlign w:val="subscript"/>
        </w:rPr>
        <w:t>m.ag</w:t>
      </w:r>
      <w:r w:rsidR="008D34BE">
        <w:rPr>
          <w:rFonts w:ascii="Times New Roman" w:hAnsi="Times New Roman"/>
        </w:rPr>
        <w:t xml:space="preserve">, and </w:t>
      </w:r>
      <w:proofErr w:type="spellStart"/>
      <w:r w:rsidR="008D34BE" w:rsidRPr="008D34BE">
        <w:rPr>
          <w:rFonts w:ascii="Times New Roman" w:hAnsi="Times New Roman"/>
          <w:i/>
        </w:rPr>
        <w:t>E</w:t>
      </w:r>
      <w:r w:rsidR="008D34BE" w:rsidRPr="008D34BE">
        <w:rPr>
          <w:rFonts w:ascii="Times New Roman" w:hAnsi="Times New Roman"/>
          <w:i/>
          <w:vertAlign w:val="subscript"/>
        </w:rPr>
        <w:t>m.agp</w:t>
      </w:r>
      <w:proofErr w:type="spellEnd"/>
      <w:r w:rsidR="008D34BE">
        <w:rPr>
          <w:rFonts w:ascii="Times New Roman" w:hAnsi="Times New Roman"/>
        </w:rPr>
        <w:t xml:space="preserve">) all equal 0. </w:t>
      </w:r>
      <w:r w:rsidR="00D22F71">
        <w:rPr>
          <w:rFonts w:ascii="Times New Roman" w:hAnsi="Times New Roman"/>
        </w:rPr>
        <w:t xml:space="preserve">We expected the indirect effects of predators on algae to be mediated by changes in zooplankton density and/or body size. </w:t>
      </w:r>
      <w:r w:rsidR="008D34BE">
        <w:rPr>
          <w:rFonts w:ascii="Times New Roman" w:hAnsi="Times New Roman"/>
        </w:rPr>
        <w:t xml:space="preserve">Zooplankton attributes are not explicitly modeled in </w:t>
      </w:r>
      <w:proofErr w:type="spellStart"/>
      <w:r w:rsidR="008D34BE">
        <w:rPr>
          <w:rFonts w:ascii="Times New Roman" w:hAnsi="Times New Roman"/>
        </w:rPr>
        <w:t>Eqn</w:t>
      </w:r>
      <w:proofErr w:type="spellEnd"/>
      <w:r w:rsidR="008D34BE">
        <w:rPr>
          <w:rFonts w:ascii="Times New Roman" w:hAnsi="Times New Roman"/>
        </w:rPr>
        <w:t xml:space="preserve"> 4, but could contribute to temperature dependence of algal cell size and trait distributions. Reduced zooplankton size or density in the presence of predators could lead to different indirect effects of temperature on algal cell size and traits in the presence vs absence of predators. </w:t>
      </w:r>
      <w:r w:rsidR="00D22F71">
        <w:rPr>
          <w:rFonts w:ascii="Times New Roman" w:hAnsi="Times New Roman"/>
        </w:rPr>
        <w:t xml:space="preserve">We tested the prediction that </w:t>
      </w:r>
      <w:r w:rsidR="00D22F71">
        <w:rPr>
          <w:rFonts w:ascii="Times New Roman" w:hAnsi="Times New Roman"/>
        </w:rPr>
        <w:lastRenderedPageBreak/>
        <w:t xml:space="preserve">temperature dependence of zooplankton size and density </w:t>
      </w:r>
      <w:r w:rsidR="008D34BE">
        <w:rPr>
          <w:rFonts w:ascii="Times New Roman" w:hAnsi="Times New Roman"/>
        </w:rPr>
        <w:t xml:space="preserve">are </w:t>
      </w:r>
      <w:r w:rsidR="00D22F71">
        <w:rPr>
          <w:rFonts w:ascii="Times New Roman" w:hAnsi="Times New Roman"/>
        </w:rPr>
        <w:t>different from zero (Methods</w:t>
      </w:r>
      <w:r w:rsidR="008D34BE">
        <w:rPr>
          <w:rFonts w:ascii="Times New Roman" w:hAnsi="Times New Roman"/>
        </w:rPr>
        <w:t>: Statistical Analysis</w:t>
      </w:r>
      <w:r w:rsidR="00D22F71">
        <w:rPr>
          <w:rFonts w:ascii="Times New Roman" w:hAnsi="Times New Roman"/>
        </w:rPr>
        <w:t xml:space="preserve">). </w:t>
      </w:r>
    </w:p>
    <w:p w14:paraId="4DC50130" w14:textId="77777777" w:rsidR="00442FAD" w:rsidRDefault="00442FAD" w:rsidP="000B7F40">
      <w:pPr>
        <w:pStyle w:val="ListParagraph"/>
        <w:widowControl w:val="0"/>
        <w:autoSpaceDE w:val="0"/>
        <w:autoSpaceDN w:val="0"/>
        <w:adjustRightInd w:val="0"/>
        <w:spacing w:after="0" w:line="480" w:lineRule="auto"/>
        <w:ind w:left="0"/>
        <w:rPr>
          <w:rFonts w:ascii="Times New Roman" w:hAnsi="Times New Roman"/>
        </w:rPr>
      </w:pPr>
    </w:p>
    <w:p w14:paraId="389A21B0" w14:textId="212F9CF8" w:rsidR="00355756" w:rsidRPr="00355756" w:rsidRDefault="00CB0791" w:rsidP="00CB0791">
      <w:pPr>
        <w:pStyle w:val="ListParagraph"/>
        <w:widowControl w:val="0"/>
        <w:autoSpaceDE w:val="0"/>
        <w:autoSpaceDN w:val="0"/>
        <w:adjustRightInd w:val="0"/>
        <w:spacing w:after="0" w:line="480" w:lineRule="auto"/>
        <w:ind w:left="0"/>
        <w:rPr>
          <w:rFonts w:ascii="Times New Roman" w:hAnsi="Times New Roman"/>
          <w:b/>
          <w:lang w:val="en-US"/>
        </w:rPr>
      </w:pPr>
      <w:r>
        <w:rPr>
          <w:rFonts w:ascii="Times New Roman" w:hAnsi="Times New Roman"/>
          <w:b/>
          <w:i/>
          <w:lang w:val="en-US"/>
        </w:rPr>
        <w:t xml:space="preserve">Hypothesis 3: </w:t>
      </w:r>
      <w:r w:rsidR="00AA17D3" w:rsidRPr="005407C5">
        <w:rPr>
          <w:rFonts w:ascii="Times New Roman" w:hAnsi="Times New Roman"/>
          <w:b/>
          <w:i/>
          <w:lang w:val="en-US"/>
        </w:rPr>
        <w:t>Temperature dependence of net ecosystem production and respiration depends on the strength of the trophic cascade.</w:t>
      </w:r>
      <w:r w:rsidR="005407C5">
        <w:rPr>
          <w:rFonts w:ascii="Times New Roman" w:hAnsi="Times New Roman"/>
          <w:b/>
          <w:i/>
          <w:lang w:val="en-US"/>
        </w:rPr>
        <w:t xml:space="preserve"> </w:t>
      </w:r>
      <w:r w:rsidR="005407C5">
        <w:rPr>
          <w:rFonts w:ascii="Times New Roman" w:hAnsi="Times New Roman"/>
          <w:lang w:val="en-US"/>
        </w:rPr>
        <w:t xml:space="preserve">We test this by using Equation 2 to model </w:t>
      </w:r>
      <w:r w:rsidR="008D34BE">
        <w:rPr>
          <w:rFonts w:ascii="Times New Roman" w:hAnsi="Times New Roman"/>
          <w:lang w:val="en-US"/>
        </w:rPr>
        <w:t>ecosystem-scale NEP and ER</w:t>
      </w:r>
      <w:r w:rsidR="005407C5">
        <w:rPr>
          <w:rFonts w:ascii="Times New Roman" w:hAnsi="Times New Roman"/>
          <w:lang w:val="en-US"/>
        </w:rPr>
        <w:t xml:space="preserve">, but we allow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5407C5">
        <w:rPr>
          <w:rFonts w:ascii="Times New Roman" w:hAnsi="Times New Roman"/>
          <w:lang w:val="en-US"/>
        </w:rPr>
        <w:t>to vary not only with temperature but with trophic structure (</w:t>
      </w:r>
      <w:proofErr w:type="spellStart"/>
      <w:r w:rsidR="00073E9C" w:rsidRPr="00C92C4D">
        <w:rPr>
          <w:rFonts w:ascii="Times New Roman" w:hAnsi="Times New Roman"/>
          <w:lang w:val="en-US"/>
        </w:rPr>
        <w:t>Z</w:t>
      </w:r>
      <w:r w:rsidR="00D22F71" w:rsidRPr="00C92C4D">
        <w:rPr>
          <w:rFonts w:ascii="Times New Roman" w:hAnsi="Times New Roman"/>
          <w:vertAlign w:val="subscript"/>
          <w:lang w:val="en-US"/>
        </w:rPr>
        <w:t>j</w:t>
      </w:r>
      <w:proofErr w:type="spellEnd"/>
      <w:r w:rsidR="005407C5">
        <w:rPr>
          <w:rFonts w:ascii="Times New Roman" w:hAnsi="Times New Roman"/>
          <w:lang w:val="en-US"/>
        </w:rPr>
        <w:t>)</w:t>
      </w:r>
      <w:r w:rsidR="008D34BE">
        <w:rPr>
          <w:rFonts w:ascii="Times New Roman" w:hAnsi="Times New Roman"/>
          <w:lang w:val="en-US"/>
        </w:rPr>
        <w:t>.</w:t>
      </w:r>
      <w:r w:rsidR="005407C5">
        <w:rPr>
          <w:rFonts w:ascii="Times New Roman" w:hAnsi="Times New Roman"/>
          <w:lang w:val="en-US"/>
        </w:rPr>
        <w:t xml:space="preserve"> </w:t>
      </w:r>
      <w:r w:rsidR="008D34BE">
        <w:rPr>
          <w:rFonts w:ascii="Times New Roman" w:hAnsi="Times New Roman"/>
          <w:lang w:val="en-US"/>
        </w:rPr>
        <w:t>W</w:t>
      </w:r>
      <w:r w:rsidR="00A85BE4">
        <w:rPr>
          <w:rFonts w:ascii="Times New Roman" w:hAnsi="Times New Roman"/>
          <w:lang w:val="en-US"/>
        </w:rPr>
        <w:t>e</w:t>
      </w:r>
      <w:r w:rsidR="005407C5">
        <w:rPr>
          <w:rFonts w:ascii="Times New Roman" w:hAnsi="Times New Roman"/>
          <w:lang w:val="en-US"/>
        </w:rPr>
        <w:t xml:space="preserve"> expect that trophic structure will influence the number and size of individuals, and thereby affect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5407C5">
        <w:rPr>
          <w:rFonts w:ascii="Times New Roman" w:hAnsi="Times New Roman"/>
        </w:rPr>
        <w:t xml:space="preserve">. </w:t>
      </w:r>
      <w:r w:rsidR="004C3445">
        <w:rPr>
          <w:rFonts w:ascii="Times New Roman" w:hAnsi="Times New Roman"/>
          <w:lang w:val="en-US"/>
        </w:rPr>
        <w:t xml:space="preserve">Alternatively, trophic structure </w:t>
      </w:r>
      <w:r w:rsidR="00A85BE4">
        <w:rPr>
          <w:rFonts w:ascii="Times New Roman" w:hAnsi="Times New Roman"/>
          <w:lang w:val="en-US"/>
        </w:rPr>
        <w:t>may</w:t>
      </w:r>
      <w:r w:rsidR="004C3445">
        <w:rPr>
          <w:rFonts w:ascii="Times New Roman" w:hAnsi="Times New Roman"/>
          <w:lang w:val="en-US"/>
        </w:rPr>
        <w:t xml:space="preserve"> not modify the relationship between temperature and </w:t>
      </w:r>
      <w:r w:rsidRPr="00CB0791">
        <w:rPr>
          <w:rFonts w:ascii="Times New Roman" w:hAnsi="Times New Roman"/>
          <w:i/>
          <w:lang w:val="en-US"/>
        </w:rPr>
        <w:t>B</w:t>
      </w:r>
      <w:r>
        <w:rPr>
          <w:rFonts w:ascii="Times New Roman" w:hAnsi="Times New Roman"/>
          <w:i/>
          <w:vertAlign w:val="subscript"/>
          <w:lang w:val="en-US"/>
        </w:rPr>
        <w:t>R</w:t>
      </w:r>
      <w:r w:rsidR="008D34BE">
        <w:rPr>
          <w:rFonts w:ascii="Times New Roman" w:hAnsi="Times New Roman"/>
          <w:lang w:val="en-US"/>
        </w:rPr>
        <w:t xml:space="preserve">, if </w:t>
      </w:r>
      <w:proofErr w:type="spellStart"/>
      <w:proofErr w:type="gramStart"/>
      <w:r w:rsidR="008D34BE" w:rsidRPr="00D22F71">
        <w:rPr>
          <w:rFonts w:ascii="Times New Roman" w:hAnsi="Times New Roman"/>
          <w:i/>
        </w:rPr>
        <w:t>b</w:t>
      </w:r>
      <w:r w:rsidR="008D34BE" w:rsidRPr="00D22F71">
        <w:rPr>
          <w:rFonts w:ascii="Times New Roman" w:hAnsi="Times New Roman"/>
          <w:i/>
          <w:vertAlign w:val="subscript"/>
        </w:rPr>
        <w:t>o</w:t>
      </w:r>
      <w:proofErr w:type="spellEnd"/>
      <w:r w:rsidR="008D34BE">
        <w:rPr>
          <w:rFonts w:ascii="Times New Roman" w:hAnsi="Times New Roman"/>
        </w:rPr>
        <w:t>(</w:t>
      </w:r>
      <w:proofErr w:type="gramEnd"/>
      <w:r w:rsidR="008D34BE" w:rsidRPr="00D22F71">
        <w:rPr>
          <w:rFonts w:ascii="Times New Roman" w:hAnsi="Times New Roman"/>
          <w:i/>
        </w:rPr>
        <w:t>T</w:t>
      </w:r>
      <w:r w:rsidR="008D34BE" w:rsidRPr="00D22F71">
        <w:rPr>
          <w:rFonts w:ascii="Times New Roman" w:hAnsi="Times New Roman"/>
          <w:i/>
          <w:vertAlign w:val="subscript"/>
        </w:rPr>
        <w:t>C</w:t>
      </w:r>
      <w:r w:rsidR="008D34BE" w:rsidRPr="00D22F71">
        <w:rPr>
          <w:rFonts w:ascii="Times New Roman" w:hAnsi="Times New Roman"/>
        </w:rPr>
        <w:t>)</w:t>
      </w:r>
      <w:r w:rsidR="008D34BE">
        <w:rPr>
          <w:rFonts w:ascii="Times New Roman" w:hAnsi="Times New Roman"/>
        </w:rPr>
        <w:t xml:space="preserve"> </w:t>
      </w:r>
      <w:r w:rsidR="008D34BE" w:rsidRPr="00073E9C">
        <w:rPr>
          <w:rFonts w:ascii="Times New Roman" w:hAnsi="Times New Roman"/>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4C3445">
        <w:rPr>
          <w:rFonts w:ascii="Times New Roman" w:hAnsi="Times New Roman"/>
          <w:lang w:val="en-US"/>
        </w:rPr>
        <w:t xml:space="preserve"> </w:t>
      </w:r>
      <w:r w:rsidR="008D34BE">
        <w:rPr>
          <w:rFonts w:ascii="Times New Roman" w:hAnsi="Times New Roman"/>
          <w:lang w:val="en-US"/>
        </w:rPr>
        <w:t xml:space="preserve">are independent of temperature. </w:t>
      </w:r>
      <w:r w:rsidR="00A85BE4" w:rsidRPr="00073E9C">
        <w:rPr>
          <w:rFonts w:ascii="Times New Roman" w:hAnsi="Times New Roman"/>
        </w:rPr>
        <w:t xml:space="preserve">We can test these alternate predictions by comparing models with and without </w:t>
      </w:r>
      <w:proofErr w:type="spellStart"/>
      <w:proofErr w:type="gramStart"/>
      <w:r w:rsidR="00693028" w:rsidRPr="00D22F71">
        <w:rPr>
          <w:rFonts w:ascii="Times New Roman" w:hAnsi="Times New Roman"/>
          <w:i/>
        </w:rPr>
        <w:t>b</w:t>
      </w:r>
      <w:r w:rsidR="00693028" w:rsidRPr="00D22F71">
        <w:rPr>
          <w:rFonts w:ascii="Times New Roman" w:hAnsi="Times New Roman"/>
          <w:i/>
          <w:vertAlign w:val="subscript"/>
        </w:rPr>
        <w:t>o</w:t>
      </w:r>
      <w:proofErr w:type="spellEnd"/>
      <w:r w:rsidR="00D22F71">
        <w:rPr>
          <w:rFonts w:ascii="Times New Roman" w:hAnsi="Times New Roman"/>
        </w:rPr>
        <w:t>(</w:t>
      </w:r>
      <w:proofErr w:type="gramEnd"/>
      <w:r w:rsidR="00693028" w:rsidRPr="00D22F71">
        <w:rPr>
          <w:rFonts w:ascii="Times New Roman" w:hAnsi="Times New Roman"/>
          <w:i/>
        </w:rPr>
        <w:t>T</w:t>
      </w:r>
      <w:r w:rsidR="00693028" w:rsidRPr="00D22F71">
        <w:rPr>
          <w:rFonts w:ascii="Times New Roman" w:hAnsi="Times New Roman"/>
          <w:i/>
          <w:vertAlign w:val="subscript"/>
        </w:rPr>
        <w:t>C</w:t>
      </w:r>
      <w:r w:rsidR="00693028" w:rsidRPr="00D22F71">
        <w:rPr>
          <w:rFonts w:ascii="Times New Roman" w:hAnsi="Times New Roman"/>
        </w:rPr>
        <w:t>)</w:t>
      </w:r>
      <w:r w:rsidR="00693028">
        <w:rPr>
          <w:rFonts w:ascii="Times New Roman" w:hAnsi="Times New Roman"/>
        </w:rPr>
        <w:t xml:space="preserve"> </w:t>
      </w:r>
      <w:r w:rsidR="00A85BE4" w:rsidRPr="00073E9C">
        <w:rPr>
          <w:rFonts w:ascii="Times New Roman" w:hAnsi="Times New Roman"/>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073E9C">
        <w:rPr>
          <w:rFonts w:ascii="Times New Roman" w:hAnsi="Times New Roman"/>
        </w:rPr>
        <w:t xml:space="preserve"> </w:t>
      </w:r>
      <w:r w:rsidR="00A85BE4" w:rsidRPr="00073E9C">
        <w:rPr>
          <w:rFonts w:ascii="Times New Roman" w:hAnsi="Times New Roman"/>
        </w:rPr>
        <w:t>terms</w:t>
      </w:r>
      <w:r w:rsidR="00073E9C">
        <w:rPr>
          <w:rFonts w:ascii="Times New Roman" w:hAnsi="Times New Roman"/>
        </w:rPr>
        <w:t xml:space="preserve"> that depend on ecosystem temperature and trophic structure.</w:t>
      </w:r>
    </w:p>
    <w:p w14:paraId="11040DCA" w14:textId="31D61366" w:rsidR="00355756" w:rsidRDefault="00355756" w:rsidP="00355756">
      <w:pPr>
        <w:widowControl w:val="0"/>
        <w:autoSpaceDE w:val="0"/>
        <w:autoSpaceDN w:val="0"/>
        <w:adjustRightInd w:val="0"/>
        <w:spacing w:after="0" w:line="480" w:lineRule="auto"/>
        <w:rPr>
          <w:rFonts w:ascii="Times New Roman" w:hAnsi="Times New Roman"/>
          <w:b/>
          <w:lang w:val="en-US"/>
        </w:rPr>
      </w:pPr>
    </w:p>
    <w:p w14:paraId="7CB2EDDE" w14:textId="4C02FB2A" w:rsidR="00355756" w:rsidRPr="00F255FA" w:rsidRDefault="008D34BE" w:rsidP="0035575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Fo</w:t>
      </w:r>
      <w:r w:rsidR="00355756">
        <w:rPr>
          <w:rFonts w:ascii="Times New Roman" w:hAnsi="Times New Roman"/>
          <w:lang w:val="en-US"/>
        </w:rPr>
        <w:t xml:space="preserve">r each hypothesis, we used linear mixed effects models (LMMs) to test ‘first order’ metabolic scaling models for the appropriate model (equation 2, 3 or 4) that included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355756">
        <w:rPr>
          <w:rFonts w:ascii="Times New Roman" w:hAnsi="Times New Roman"/>
        </w:rPr>
        <w:t>as independent of the ecosystem’s temperature or trophic structure [Methods</w:t>
      </w:r>
      <w:r w:rsidR="00693028">
        <w:rPr>
          <w:rFonts w:ascii="Times New Roman" w:hAnsi="Times New Roman"/>
        </w:rPr>
        <w:t>: Statistical Analyses</w:t>
      </w:r>
      <w:r w:rsidR="00355756">
        <w:rPr>
          <w:rFonts w:ascii="Times New Roman" w:hAnsi="Times New Roman"/>
        </w:rPr>
        <w:t xml:space="preserve">]. We tested alternate models that allowed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355756">
        <w:rPr>
          <w:rFonts w:ascii="Times New Roman" w:hAnsi="Times New Roman"/>
        </w:rPr>
        <w:t>to vary with ecosystem</w:t>
      </w:r>
      <w:r w:rsidR="0053771B">
        <w:rPr>
          <w:rFonts w:ascii="Times New Roman" w:hAnsi="Times New Roman"/>
        </w:rPr>
        <w:t xml:space="preserve"> </w:t>
      </w:r>
      <w:r w:rsidR="00355756">
        <w:rPr>
          <w:rFonts w:ascii="Times New Roman" w:hAnsi="Times New Roman"/>
        </w:rPr>
        <w:t xml:space="preserve">temperature and/or trophic structure. </w:t>
      </w:r>
      <w:r w:rsidR="006371EB">
        <w:rPr>
          <w:rFonts w:ascii="Times New Roman" w:hAnsi="Times New Roman"/>
        </w:rPr>
        <w:t>If the simpler, first order models are best supported, we would infer that indirect effects of temperature do not overwhelm the signals of direct metabolic scaling effects on ecosystem functions, consistent with inferences drawn in macroecological studies</w:t>
      </w:r>
      <w:r w:rsidR="00D22F71">
        <w:rPr>
          <w:rFonts w:ascii="Times New Roman" w:hAnsi="Times New Roman"/>
        </w:rPr>
        <w:t>. To estimate intercepts and temperature dep</w:t>
      </w:r>
      <w:r w:rsidR="00C57F1A">
        <w:rPr>
          <w:rFonts w:ascii="Times New Roman" w:hAnsi="Times New Roman"/>
        </w:rPr>
        <w:t>en</w:t>
      </w:r>
      <w:r w:rsidR="00D22F71">
        <w:rPr>
          <w:rFonts w:ascii="Times New Roman" w:hAnsi="Times New Roman"/>
        </w:rPr>
        <w:t xml:space="preserve">dence terms (e.g., </w:t>
      </w:r>
      <w:r w:rsidR="00D22F71" w:rsidRPr="00894C34">
        <w:rPr>
          <w:rFonts w:ascii="Times New Roman" w:hAnsi="Times New Roman"/>
          <w:i/>
        </w:rPr>
        <w:t>E</w:t>
      </w:r>
      <w:r w:rsidR="00D22F71" w:rsidRPr="00894C34">
        <w:rPr>
          <w:rFonts w:ascii="Times New Roman" w:hAnsi="Times New Roman"/>
          <w:i/>
          <w:vertAlign w:val="subscript"/>
        </w:rPr>
        <w:t>R</w:t>
      </w:r>
      <w:r w:rsidR="00D22F71">
        <w:rPr>
          <w:rFonts w:ascii="Times New Roman" w:hAnsi="Times New Roman"/>
        </w:rPr>
        <w:t>), we summed coefficient values and estimated uncertainties in these aggregated parameters from best models (Methods: Statistical Analysis)</w:t>
      </w:r>
      <w:r w:rsidR="006371EB">
        <w:rPr>
          <w:rFonts w:ascii="Times New Roman" w:hAnsi="Times New Roman"/>
        </w:rPr>
        <w:t xml:space="preserve">. </w:t>
      </w:r>
      <w:r w:rsidR="0053771B">
        <w:rPr>
          <w:rFonts w:ascii="Times New Roman" w:hAnsi="Times New Roman"/>
        </w:rPr>
        <w:t xml:space="preserve">For each hypothesis, we tested two measures of ecosystem temperature: mean temperature over the 9-week experiment, which captures differences among systems, or weekly mean temperature, which captures differences within ecosystems over time. </w:t>
      </w:r>
      <w:r w:rsidR="00F255FA">
        <w:rPr>
          <w:rFonts w:ascii="Times New Roman" w:hAnsi="Times New Roman"/>
        </w:rPr>
        <w:t xml:space="preserve">Our data do not permit testing </w:t>
      </w:r>
      <w:r w:rsidR="0053771B">
        <w:rPr>
          <w:rFonts w:ascii="Times New Roman" w:hAnsi="Times New Roman"/>
        </w:rPr>
        <w:t xml:space="preserve">specific </w:t>
      </w:r>
      <w:r w:rsidR="00F255FA">
        <w:rPr>
          <w:rFonts w:ascii="Times New Roman" w:hAnsi="Times New Roman"/>
        </w:rPr>
        <w:t xml:space="preserve">predictions about size distributions or trait shifts, but support for models </w:t>
      </w:r>
      <w:r w:rsidR="00D22F71">
        <w:rPr>
          <w:rFonts w:ascii="Times New Roman" w:hAnsi="Times New Roman"/>
        </w:rPr>
        <w:t xml:space="preserve">with </w:t>
      </w:r>
      <w:r w:rsidR="00F255FA">
        <w:rPr>
          <w:rFonts w:ascii="Times New Roman" w:hAnsi="Times New Roman"/>
        </w:rPr>
        <w:t xml:space="preserve">variation in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F255FA">
        <w:rPr>
          <w:rFonts w:ascii="Times New Roman" w:hAnsi="Times New Roman"/>
          <w:vertAlign w:val="subscript"/>
        </w:rPr>
        <w:t xml:space="preserve"> </w:t>
      </w:r>
      <w:r w:rsidR="00F255FA">
        <w:rPr>
          <w:rFonts w:ascii="Times New Roman" w:hAnsi="Times New Roman"/>
          <w:lang w:val="en-US"/>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255FA">
        <w:rPr>
          <w:rFonts w:ascii="Times New Roman" w:hAnsi="Times New Roman"/>
        </w:rPr>
        <w:t xml:space="preserve"> among treatments would </w:t>
      </w:r>
      <w:r w:rsidR="00F255FA">
        <w:rPr>
          <w:rFonts w:ascii="Times New Roman" w:hAnsi="Times New Roman"/>
        </w:rPr>
        <w:lastRenderedPageBreak/>
        <w:t>suggest these mechanisms as likely explanations.</w:t>
      </w:r>
    </w:p>
    <w:p w14:paraId="3494B086" w14:textId="341FCFF2" w:rsidR="00C57264" w:rsidRDefault="00C57264" w:rsidP="00F04025">
      <w:pPr>
        <w:widowControl w:val="0"/>
        <w:autoSpaceDE w:val="0"/>
        <w:autoSpaceDN w:val="0"/>
        <w:adjustRightInd w:val="0"/>
        <w:spacing w:after="0" w:line="480" w:lineRule="auto"/>
        <w:rPr>
          <w:rFonts w:ascii="Times New Roman" w:hAnsi="Times New Roman"/>
          <w:b/>
        </w:rPr>
      </w:pPr>
    </w:p>
    <w:p w14:paraId="4744D920" w14:textId="77777777" w:rsidR="00FA3172" w:rsidRPr="0084135A" w:rsidRDefault="00D84C43" w:rsidP="000E1D93">
      <w:pPr>
        <w:pStyle w:val="Heading2MO"/>
      </w:pPr>
      <w:r w:rsidRPr="0084135A">
        <w:t>Results</w:t>
      </w:r>
      <w:r w:rsidR="00B13135">
        <w:t xml:space="preserve"> </w:t>
      </w:r>
    </w:p>
    <w:p w14:paraId="1BFB7DD8" w14:textId="45FF60AD" w:rsidR="00595434" w:rsidRDefault="00D22F71" w:rsidP="00894C34">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1: </w:t>
      </w:r>
      <w:r w:rsidR="004F259F">
        <w:rPr>
          <w:rFonts w:ascii="Times New Roman" w:hAnsi="Times New Roman"/>
        </w:rPr>
        <w:t>As temperature increased across ecosystems, p</w:t>
      </w:r>
      <w:r w:rsidR="00CF50D5">
        <w:rPr>
          <w:rFonts w:ascii="Times New Roman" w:hAnsi="Times New Roman"/>
        </w:rPr>
        <w:t>hytoplankton biomass</w:t>
      </w:r>
      <w:r w:rsidR="00BB6B02">
        <w:rPr>
          <w:rFonts w:ascii="Times New Roman" w:hAnsi="Times New Roman"/>
        </w:rPr>
        <w:t xml:space="preserve">, estimated as the concentration of </w:t>
      </w:r>
      <w:r w:rsidR="00BB6B02" w:rsidRPr="00A57BA6">
        <w:rPr>
          <w:rFonts w:ascii="Times New Roman" w:hAnsi="Times New Roman"/>
        </w:rPr>
        <w:t>chlorophyll</w:t>
      </w:r>
      <w:r w:rsidR="00BB6B02" w:rsidRPr="00BB6B02">
        <w:rPr>
          <w:rFonts w:ascii="Times New Roman" w:hAnsi="Times New Roman"/>
          <w:i/>
        </w:rPr>
        <w:t xml:space="preserve"> a</w:t>
      </w:r>
      <w:r w:rsidR="00BB6B02">
        <w:rPr>
          <w:rFonts w:ascii="Times New Roman" w:hAnsi="Times New Roman"/>
        </w:rPr>
        <w:t xml:space="preserve"> in the water column,</w:t>
      </w:r>
      <w:r w:rsidR="00CF50D5">
        <w:rPr>
          <w:rFonts w:ascii="Times New Roman" w:hAnsi="Times New Roman"/>
        </w:rPr>
        <w:t xml:space="preserve"> declined </w:t>
      </w:r>
      <w:r w:rsidR="004F259F">
        <w:rPr>
          <w:rFonts w:ascii="Times New Roman" w:hAnsi="Times New Roman"/>
        </w:rPr>
        <w:t>(Fig 2A)</w:t>
      </w:r>
      <w:r w:rsidR="00BC2F9A">
        <w:rPr>
          <w:rFonts w:ascii="Times New Roman" w:hAnsi="Times New Roman"/>
        </w:rPr>
        <w:t>.</w:t>
      </w:r>
      <w:r w:rsidR="000E1D93">
        <w:rPr>
          <w:rFonts w:ascii="Times New Roman" w:hAnsi="Times New Roman"/>
        </w:rPr>
        <w:t xml:space="preserve"> </w:t>
      </w:r>
      <w:r w:rsidR="004F259F">
        <w:rPr>
          <w:rFonts w:ascii="Times New Roman" w:hAnsi="Times New Roman"/>
        </w:rPr>
        <w:t xml:space="preserve">Trophic interactions </w:t>
      </w:r>
      <w:r w:rsidR="00BC2F9A">
        <w:rPr>
          <w:rFonts w:ascii="Times New Roman" w:hAnsi="Times New Roman"/>
        </w:rPr>
        <w:t xml:space="preserve">modified the effect of temperature on </w:t>
      </w:r>
      <w:r w:rsidR="004F259F" w:rsidRPr="00A57BA6">
        <w:rPr>
          <w:rFonts w:ascii="Times New Roman" w:hAnsi="Times New Roman"/>
        </w:rPr>
        <w:t>chlorophyll</w:t>
      </w:r>
      <w:r w:rsidR="004F259F" w:rsidRPr="00BB6B02">
        <w:rPr>
          <w:rFonts w:ascii="Times New Roman" w:hAnsi="Times New Roman"/>
          <w:i/>
        </w:rPr>
        <w:t xml:space="preserve"> a</w:t>
      </w:r>
      <w:r w:rsidR="004F259F">
        <w:rPr>
          <w:rFonts w:ascii="Times New Roman" w:hAnsi="Times New Roman"/>
        </w:rPr>
        <w:t xml:space="preserve"> concentration (Fig 2A, Table 1). </w:t>
      </w:r>
      <w:r w:rsidR="00BB6B02">
        <w:rPr>
          <w:rFonts w:ascii="Times New Roman" w:hAnsi="Times New Roman"/>
        </w:rPr>
        <w:t xml:space="preserve">This inference is supported by the inclusion of a main effect for </w:t>
      </w:r>
      <w:r w:rsidR="0040476F">
        <w:rPr>
          <w:rFonts w:ascii="Times New Roman" w:hAnsi="Times New Roman"/>
        </w:rPr>
        <w:t>trophic structure</w:t>
      </w:r>
      <w:r w:rsidR="00BB6B02">
        <w:rPr>
          <w:rFonts w:ascii="Times New Roman" w:hAnsi="Times New Roman"/>
        </w:rPr>
        <w:t xml:space="preserve"> </w:t>
      </w:r>
      <w:r>
        <w:rPr>
          <w:rFonts w:ascii="Times New Roman" w:hAnsi="Times New Roman"/>
        </w:rPr>
        <w:t>(</w:t>
      </w:r>
      <w:proofErr w:type="spellStart"/>
      <w:r w:rsidRPr="00C92C4D">
        <w:rPr>
          <w:rFonts w:ascii="Times New Roman" w:hAnsi="Times New Roman"/>
        </w:rPr>
        <w:t>Z</w:t>
      </w:r>
      <w:r w:rsidRPr="00C92C4D">
        <w:rPr>
          <w:rFonts w:ascii="Times New Roman" w:hAnsi="Times New Roman"/>
          <w:vertAlign w:val="subscript"/>
        </w:rPr>
        <w:t>j</w:t>
      </w:r>
      <w:proofErr w:type="spellEnd"/>
      <w:r>
        <w:rPr>
          <w:rFonts w:ascii="Times New Roman" w:hAnsi="Times New Roman"/>
        </w:rPr>
        <w:t>)</w:t>
      </w:r>
      <w:r>
        <w:rPr>
          <w:rFonts w:ascii="Times New Roman" w:hAnsi="Times New Roman"/>
          <w:i/>
        </w:rPr>
        <w:t xml:space="preserve"> </w:t>
      </w:r>
      <w:r w:rsidR="00BB6B02">
        <w:rPr>
          <w:rFonts w:ascii="Times New Roman" w:hAnsi="Times New Roman"/>
        </w:rPr>
        <w:t>in the best model</w:t>
      </w:r>
      <w:r w:rsidR="00CF50D5">
        <w:rPr>
          <w:rFonts w:ascii="Times New Roman" w:hAnsi="Times New Roman"/>
        </w:rPr>
        <w:t xml:space="preserve"> (Table </w:t>
      </w:r>
      <w:r w:rsidR="00BB6B02">
        <w:rPr>
          <w:rFonts w:ascii="Times New Roman" w:hAnsi="Times New Roman"/>
        </w:rPr>
        <w:t>1</w:t>
      </w:r>
      <w:r w:rsidR="00CF50D5">
        <w:rPr>
          <w:rFonts w:ascii="Times New Roman" w:hAnsi="Times New Roman"/>
        </w:rPr>
        <w:t xml:space="preserve">) and an estimate for the </w:t>
      </w:r>
      <w:r w:rsidR="006371EB">
        <w:rPr>
          <w:rFonts w:ascii="Times New Roman" w:hAnsi="Times New Roman"/>
        </w:rPr>
        <w:t>temperature dependence</w:t>
      </w:r>
      <w:r w:rsidR="0040476F">
        <w:rPr>
          <w:rFonts w:ascii="Times New Roman" w:hAnsi="Times New Roman"/>
        </w:rPr>
        <w:t xml:space="preserve"> of chlorophyll </w:t>
      </w:r>
      <w:r w:rsidR="0040476F" w:rsidRPr="00D22F71">
        <w:rPr>
          <w:rFonts w:ascii="Times New Roman" w:hAnsi="Times New Roman"/>
          <w:i/>
        </w:rPr>
        <w:t>a</w:t>
      </w:r>
      <w:r w:rsidR="0040476F">
        <w:rPr>
          <w:rFonts w:ascii="Times New Roman" w:hAnsi="Times New Roman"/>
        </w:rPr>
        <w:t xml:space="preserve"> concentration with confidence intervals that exclude 0</w:t>
      </w:r>
      <w:r w:rsidR="006371EB">
        <w:rPr>
          <w:rFonts w:ascii="Times New Roman" w:hAnsi="Times New Roman"/>
        </w:rPr>
        <w:t xml:space="preserve"> </w:t>
      </w:r>
      <w:r w:rsidR="00CF50D5">
        <w:rPr>
          <w:rFonts w:ascii="Times New Roman" w:hAnsi="Times New Roman"/>
        </w:rPr>
        <w:t xml:space="preserve">(Fig 3). </w:t>
      </w:r>
      <w:r w:rsidR="00BB6B02">
        <w:rPr>
          <w:rFonts w:ascii="Times New Roman" w:hAnsi="Times New Roman"/>
        </w:rPr>
        <w:t>Phytoplankton biomass declined much more strongly with</w:t>
      </w:r>
      <w:r w:rsidR="00CF50D5">
        <w:rPr>
          <w:rFonts w:ascii="Times New Roman" w:hAnsi="Times New Roman"/>
          <w:lang w:val="en-US"/>
        </w:rPr>
        <w:t xml:space="preserve"> temperature </w:t>
      </w:r>
      <w:r w:rsidR="00CF50D5">
        <w:rPr>
          <w:rFonts w:ascii="Times New Roman" w:hAnsi="Times New Roman"/>
        </w:rPr>
        <w:t xml:space="preserve">in algae-grazer (predator-free) communities, with a decline </w:t>
      </w:r>
      <w:r w:rsidR="00196F73">
        <w:rPr>
          <w:rFonts w:ascii="Times New Roman" w:hAnsi="Times New Roman"/>
        </w:rPr>
        <w:t xml:space="preserve">of </w:t>
      </w:r>
      <w:r w:rsidR="00CF50D5">
        <w:rPr>
          <w:rFonts w:ascii="Times New Roman" w:hAnsi="Times New Roman"/>
        </w:rPr>
        <w:t xml:space="preserve">over three orders of magnitude in phytoplankton biomass standing stock over the 10 °C temperature gradient (Fig </w:t>
      </w:r>
      <w:r w:rsidR="00196F73">
        <w:rPr>
          <w:rFonts w:ascii="Times New Roman" w:hAnsi="Times New Roman"/>
        </w:rPr>
        <w:t>2A</w:t>
      </w:r>
      <w:r w:rsidR="00CF50D5" w:rsidRPr="00B91729">
        <w:rPr>
          <w:rFonts w:ascii="Times New Roman" w:hAnsi="Times New Roman"/>
        </w:rPr>
        <w:t>)</w:t>
      </w:r>
      <w:r w:rsidR="00CF50D5" w:rsidRPr="002B5C7C">
        <w:rPr>
          <w:rFonts w:ascii="Times New Roman" w:hAnsi="Times New Roman"/>
        </w:rPr>
        <w:t xml:space="preserve">. </w:t>
      </w:r>
      <w:r w:rsidR="000E1D93">
        <w:rPr>
          <w:rFonts w:ascii="Times New Roman" w:hAnsi="Times New Roman"/>
        </w:rPr>
        <w:t>In the algae-grazer-predator treatments, phytoplankton biomass declined with a slope indistinguishable from that in the algae only treatments (</w:t>
      </w:r>
      <w:r w:rsidR="00D13CF9">
        <w:rPr>
          <w:rFonts w:ascii="Times New Roman" w:hAnsi="Times New Roman"/>
        </w:rPr>
        <w:t>F</w:t>
      </w:r>
      <w:r w:rsidR="000E1D93">
        <w:rPr>
          <w:rFonts w:ascii="Times New Roman" w:hAnsi="Times New Roman"/>
        </w:rPr>
        <w:t>ig</w:t>
      </w:r>
      <w:r w:rsidR="00D13CF9">
        <w:rPr>
          <w:rFonts w:ascii="Times New Roman" w:hAnsi="Times New Roman"/>
        </w:rPr>
        <w:t xml:space="preserve"> 3</w:t>
      </w:r>
      <w:r w:rsidR="000E1D93">
        <w:rPr>
          <w:rFonts w:ascii="Times New Roman" w:hAnsi="Times New Roman"/>
        </w:rPr>
        <w:t xml:space="preserve">). </w:t>
      </w:r>
      <w:r w:rsidR="00D13CF9">
        <w:rPr>
          <w:rFonts w:ascii="Times New Roman" w:hAnsi="Times New Roman"/>
        </w:rPr>
        <w:t>W</w:t>
      </w:r>
      <w:r w:rsidR="00B91026">
        <w:rPr>
          <w:rFonts w:ascii="Times New Roman" w:hAnsi="Times New Roman"/>
        </w:rPr>
        <w:t xml:space="preserve">e </w:t>
      </w:r>
      <w:r w:rsidR="00812A4A">
        <w:rPr>
          <w:rFonts w:ascii="Times New Roman" w:hAnsi="Times New Roman"/>
        </w:rPr>
        <w:t xml:space="preserve">did not </w:t>
      </w:r>
      <w:r w:rsidR="00196F73">
        <w:rPr>
          <w:rFonts w:ascii="Times New Roman" w:hAnsi="Times New Roman"/>
        </w:rPr>
        <w:t>observe</w:t>
      </w:r>
      <w:r w:rsidR="00B91026">
        <w:rPr>
          <w:rFonts w:ascii="Times New Roman" w:hAnsi="Times New Roman"/>
        </w:rPr>
        <w:t xml:space="preserve"> shifts </w:t>
      </w:r>
      <w:r w:rsidR="00B91026" w:rsidRPr="00196F73">
        <w:rPr>
          <w:rFonts w:ascii="Times New Roman" w:hAnsi="Times New Roman"/>
        </w:rPr>
        <w:t xml:space="preserve">in </w:t>
      </w:r>
      <w:r w:rsidR="00196F73" w:rsidRPr="00196F73">
        <w:rPr>
          <w:rFonts w:ascii="Times New Roman" w:hAnsi="Times New Roman"/>
        </w:rPr>
        <w:t xml:space="preserve">taxonomic </w:t>
      </w:r>
      <w:r w:rsidR="00B91026" w:rsidRPr="00196F73">
        <w:rPr>
          <w:rFonts w:ascii="Times New Roman" w:hAnsi="Times New Roman"/>
        </w:rPr>
        <w:t>composition</w:t>
      </w:r>
      <w:r w:rsidR="00B91026">
        <w:rPr>
          <w:rFonts w:ascii="Times New Roman" w:hAnsi="Times New Roman"/>
        </w:rPr>
        <w:t xml:space="preserve"> with temperature</w:t>
      </w:r>
      <w:r w:rsidR="00812A4A">
        <w:rPr>
          <w:rFonts w:ascii="Times New Roman" w:hAnsi="Times New Roman"/>
        </w:rPr>
        <w:t xml:space="preserve"> (Fig S</w:t>
      </w:r>
      <w:r w:rsidR="001173C5">
        <w:rPr>
          <w:rFonts w:ascii="Times New Roman" w:hAnsi="Times New Roman"/>
        </w:rPr>
        <w:t>3</w:t>
      </w:r>
      <w:r w:rsidR="00812A4A">
        <w:rPr>
          <w:rFonts w:ascii="Times New Roman" w:hAnsi="Times New Roman"/>
        </w:rPr>
        <w:t>).</w:t>
      </w:r>
      <w:r w:rsidR="00B91026">
        <w:rPr>
          <w:rFonts w:ascii="Times New Roman" w:hAnsi="Times New Roman"/>
        </w:rPr>
        <w:t xml:space="preserve"> </w:t>
      </w:r>
    </w:p>
    <w:p w14:paraId="72697B5C" w14:textId="6FDDF930" w:rsidR="00595434" w:rsidRDefault="00595434" w:rsidP="008B5879">
      <w:pPr>
        <w:widowControl w:val="0"/>
        <w:autoSpaceDE w:val="0"/>
        <w:autoSpaceDN w:val="0"/>
        <w:adjustRightInd w:val="0"/>
        <w:spacing w:after="0" w:line="480" w:lineRule="auto"/>
        <w:rPr>
          <w:rFonts w:ascii="Times" w:hAnsi="Times"/>
          <w:color w:val="000000" w:themeColor="text1"/>
        </w:rPr>
      </w:pPr>
    </w:p>
    <w:p w14:paraId="36692315" w14:textId="71612940" w:rsidR="00CF7A4B" w:rsidRPr="00CF7A4B" w:rsidRDefault="00CF7A4B" w:rsidP="00CF7A4B">
      <w:pPr>
        <w:spacing w:line="480" w:lineRule="auto"/>
        <w:rPr>
          <w:rFonts w:ascii="Times New Roman" w:hAnsi="Times New Roman"/>
          <w:b/>
        </w:rPr>
      </w:pPr>
      <w:r>
        <w:rPr>
          <w:rFonts w:ascii="Times New Roman" w:hAnsi="Times New Roman"/>
          <w:b/>
        </w:rPr>
        <w:t xml:space="preserve">Figure 2: </w:t>
      </w:r>
      <w:r w:rsidRPr="004B1D5C">
        <w:rPr>
          <w:rFonts w:ascii="Times New Roman" w:hAnsi="Times New Roman"/>
          <w:b/>
        </w:rPr>
        <w:t>A</w:t>
      </w:r>
      <w:r>
        <w:rPr>
          <w:rFonts w:ascii="Times New Roman" w:hAnsi="Times New Roman"/>
        </w:rPr>
        <w:t xml:space="preserve">) Estimated phytoplankton biomass (chlorophyll </w:t>
      </w:r>
      <w:r w:rsidRPr="006442B1">
        <w:rPr>
          <w:rFonts w:ascii="Times New Roman" w:hAnsi="Times New Roman"/>
          <w:i/>
        </w:rPr>
        <w:t>a</w:t>
      </w:r>
      <w:r>
        <w:rPr>
          <w:rFonts w:ascii="Times New Roman" w:hAnsi="Times New Roman"/>
        </w:rPr>
        <w:t xml:space="preserve"> concentration) declined with increasing temperature and varied with trophic structure (A, AG, AGP). Lines are estimated effects of temperature on phytoplankton biomass based on linear mixed effects models (</w:t>
      </w:r>
      <w:proofErr w:type="spellStart"/>
      <w:r>
        <w:rPr>
          <w:rFonts w:ascii="Times New Roman" w:hAnsi="Times New Roman"/>
        </w:rPr>
        <w:t>Eqn</w:t>
      </w:r>
      <w:proofErr w:type="spellEnd"/>
      <w:r>
        <w:rPr>
          <w:rFonts w:ascii="Times New Roman" w:hAnsi="Times New Roman"/>
        </w:rPr>
        <w:t xml:space="preserve"> 11) for equation 3 with temperature dependent in model terms for the intercept and slope (Table 1). From the best model, the intercept and slope of each line was estimated by pooling terms for the intercept and temperature dependence in </w:t>
      </w:r>
      <w:proofErr w:type="spellStart"/>
      <w:r>
        <w:rPr>
          <w:rFonts w:ascii="Times New Roman" w:hAnsi="Times New Roman"/>
        </w:rPr>
        <w:t>eqn</w:t>
      </w:r>
      <w:proofErr w:type="spellEnd"/>
      <w:r>
        <w:rPr>
          <w:rFonts w:ascii="Times New Roman" w:hAnsi="Times New Roman"/>
        </w:rPr>
        <w:t xml:space="preserve"> 11 (see Methods, </w:t>
      </w:r>
      <w:proofErr w:type="spellStart"/>
      <w:r>
        <w:rPr>
          <w:rFonts w:ascii="Times New Roman" w:hAnsi="Times New Roman"/>
        </w:rPr>
        <w:t>Eqn</w:t>
      </w:r>
      <w:proofErr w:type="spellEnd"/>
      <w:r>
        <w:rPr>
          <w:rFonts w:ascii="Times New Roman" w:hAnsi="Times New Roman"/>
        </w:rPr>
        <w:t xml:space="preserve"> 13).  All observations for phytoplankton biomass are shown in Fig 6.</w:t>
      </w:r>
      <w:r w:rsidRPr="004B1D5C">
        <w:rPr>
          <w:rFonts w:ascii="Times New Roman" w:hAnsi="Times New Roman"/>
        </w:rPr>
        <w:t xml:space="preserve">  </w:t>
      </w:r>
      <w:r w:rsidRPr="004B1D5C">
        <w:rPr>
          <w:rFonts w:ascii="Times New Roman" w:hAnsi="Times New Roman"/>
          <w:b/>
        </w:rPr>
        <w:t>B</w:t>
      </w:r>
      <w:r>
        <w:rPr>
          <w:rFonts w:ascii="Times New Roman" w:hAnsi="Times New Roman"/>
        </w:rPr>
        <w:t xml:space="preserve">) Strength of the trophic cascade at a given temperature was estimated by taking the log ratio of algal biomass (estimated as chlorophyll </w:t>
      </w:r>
      <w:r w:rsidRPr="00CA526F">
        <w:rPr>
          <w:rFonts w:ascii="Times New Roman" w:hAnsi="Times New Roman"/>
          <w:i/>
        </w:rPr>
        <w:t>a</w:t>
      </w:r>
      <w:r>
        <w:rPr>
          <w:rFonts w:ascii="Times New Roman" w:hAnsi="Times New Roman"/>
        </w:rPr>
        <w:t xml:space="preserve"> concentration) in the presence of predators and grazers (AGP) vs the algal abundance in the presence of grazers only (AG) (</w:t>
      </w:r>
      <w:proofErr w:type="spellStart"/>
      <w:r>
        <w:rPr>
          <w:rFonts w:ascii="Times New Roman" w:hAnsi="Times New Roman"/>
        </w:rPr>
        <w:t>Eqn</w:t>
      </w:r>
      <w:proofErr w:type="spellEnd"/>
      <w:r>
        <w:rPr>
          <w:rFonts w:ascii="Times New Roman" w:hAnsi="Times New Roman"/>
        </w:rPr>
        <w:t xml:space="preserve"> 4, Table 2). Lines represent </w:t>
      </w:r>
      <w:r>
        <w:rPr>
          <w:rFonts w:ascii="Times New Roman" w:hAnsi="Times New Roman"/>
        </w:rPr>
        <w:lastRenderedPageBreak/>
        <w:t>fixed effects of temperature from the full model (Table 2), centered on the grand mean of all recorded ecosystem temperatures (</w:t>
      </w:r>
      <w:proofErr w:type="spellStart"/>
      <w:r>
        <w:rPr>
          <w:rFonts w:ascii="Times New Roman" w:hAnsi="Times New Roman"/>
        </w:rPr>
        <w:t>Eqn</w:t>
      </w:r>
      <w:proofErr w:type="spellEnd"/>
      <w:r>
        <w:rPr>
          <w:rFonts w:ascii="Times New Roman" w:hAnsi="Times New Roman"/>
        </w:rPr>
        <w:t xml:space="preserve"> 12)</w:t>
      </w:r>
      <w:r w:rsidRPr="004B1D5C">
        <w:rPr>
          <w:rFonts w:ascii="Times New Roman" w:hAnsi="Times New Roman"/>
        </w:rPr>
        <w:t>.</w:t>
      </w:r>
      <w:r>
        <w:rPr>
          <w:rFonts w:ascii="Times New Roman" w:hAnsi="Times New Roman"/>
        </w:rPr>
        <w:t xml:space="preserve"> </w:t>
      </w:r>
      <w:r w:rsidR="006F6D3C">
        <w:rPr>
          <w:rFonts w:ascii="Times New Roman" w:hAnsi="Times New Roman"/>
        </w:rPr>
        <w:t xml:space="preserve">Gray shading and symbols indicate the week, from week 2 (July </w:t>
      </w:r>
      <w:r w:rsidR="006F6D3C" w:rsidRPr="006F6D3C">
        <w:rPr>
          <w:rFonts w:ascii="Times New Roman" w:hAnsi="Times New Roman"/>
        </w:rPr>
        <w:t>10</w:t>
      </w:r>
      <w:r w:rsidR="006F6D3C">
        <w:rPr>
          <w:rFonts w:ascii="Times New Roman" w:hAnsi="Times New Roman"/>
        </w:rPr>
        <w:t>) to week 9 (August 28) 2012.</w:t>
      </w:r>
      <w:r>
        <w:rPr>
          <w:rFonts w:ascii="Times New Roman" w:hAnsi="Times New Roman"/>
        </w:rPr>
        <w:t xml:space="preserve"> </w:t>
      </w:r>
    </w:p>
    <w:p w14:paraId="2FA799F0" w14:textId="77777777" w:rsidR="00595434" w:rsidRDefault="00595434" w:rsidP="00595434">
      <w:pPr>
        <w:widowControl w:val="0"/>
        <w:autoSpaceDE w:val="0"/>
        <w:autoSpaceDN w:val="0"/>
        <w:adjustRightInd w:val="0"/>
        <w:spacing w:after="0" w:line="480" w:lineRule="auto"/>
        <w:rPr>
          <w:rFonts w:ascii="Times New Roman" w:hAnsi="Times New Roman"/>
          <w:b/>
          <w:color w:val="000000" w:themeColor="text1"/>
        </w:rPr>
      </w:pPr>
    </w:p>
    <w:p w14:paraId="7D1BA234" w14:textId="50C3B879" w:rsidR="00CF50D5" w:rsidRPr="00595434" w:rsidRDefault="00CF50D5" w:rsidP="00595434">
      <w:pPr>
        <w:widowControl w:val="0"/>
        <w:autoSpaceDE w:val="0"/>
        <w:autoSpaceDN w:val="0"/>
        <w:adjustRightInd w:val="0"/>
        <w:spacing w:after="0" w:line="480" w:lineRule="auto"/>
        <w:rPr>
          <w:rFonts w:ascii="Times New Roman" w:hAnsi="Times New Roman"/>
        </w:rPr>
      </w:pPr>
      <w:r w:rsidRPr="008F70EB">
        <w:rPr>
          <w:rFonts w:ascii="Times New Roman" w:hAnsi="Times New Roman"/>
          <w:b/>
          <w:color w:val="000000" w:themeColor="text1"/>
        </w:rPr>
        <w:t xml:space="preserve">Table 1. </w:t>
      </w:r>
      <w:r w:rsidR="004929B7">
        <w:rPr>
          <w:rFonts w:ascii="Times New Roman" w:hAnsi="Times New Roman"/>
          <w:b/>
          <w:color w:val="000000" w:themeColor="text1"/>
        </w:rPr>
        <w:t xml:space="preserve">Model selection results for </w:t>
      </w:r>
      <w:r w:rsidR="00015009">
        <w:rPr>
          <w:rFonts w:ascii="Times New Roman" w:hAnsi="Times New Roman"/>
          <w:b/>
          <w:color w:val="000000" w:themeColor="text1"/>
        </w:rPr>
        <w:t xml:space="preserve">linear mixed effects models of </w:t>
      </w:r>
      <w:r w:rsidR="004929B7">
        <w:rPr>
          <w:rFonts w:ascii="Times New Roman" w:hAnsi="Times New Roman"/>
          <w:b/>
          <w:color w:val="000000" w:themeColor="text1"/>
        </w:rPr>
        <w:t>p</w:t>
      </w:r>
      <w:r w:rsidRPr="008F70EB">
        <w:rPr>
          <w:rFonts w:ascii="Times New Roman" w:hAnsi="Times New Roman"/>
          <w:b/>
          <w:color w:val="000000" w:themeColor="text1"/>
        </w:rPr>
        <w:t xml:space="preserve">hytoplankton </w:t>
      </w:r>
      <w:r w:rsidR="004929B7">
        <w:rPr>
          <w:rFonts w:ascii="Times New Roman" w:hAnsi="Times New Roman"/>
          <w:b/>
          <w:color w:val="000000" w:themeColor="text1"/>
        </w:rPr>
        <w:t xml:space="preserve">biomass. </w:t>
      </w:r>
      <w:r w:rsidR="00015009">
        <w:rPr>
          <w:rFonts w:ascii="Times New Roman" w:hAnsi="Times New Roman"/>
          <w:color w:val="000000" w:themeColor="text1"/>
        </w:rPr>
        <w:t xml:space="preserve">The full statistical model (Methods: </w:t>
      </w:r>
      <w:proofErr w:type="spellStart"/>
      <w:r w:rsidR="00015009">
        <w:rPr>
          <w:rFonts w:ascii="Times New Roman" w:hAnsi="Times New Roman"/>
          <w:color w:val="000000" w:themeColor="text1"/>
        </w:rPr>
        <w:t>Eqn</w:t>
      </w:r>
      <w:proofErr w:type="spellEnd"/>
      <w:r w:rsidR="00015009">
        <w:rPr>
          <w:rFonts w:ascii="Times New Roman" w:hAnsi="Times New Roman"/>
          <w:color w:val="000000" w:themeColor="text1"/>
        </w:rPr>
        <w:t xml:space="preserve"> 11) related </w:t>
      </w:r>
      <w:proofErr w:type="gramStart"/>
      <w:r w:rsidR="00015009">
        <w:rPr>
          <w:rFonts w:ascii="Times New Roman" w:hAnsi="Times New Roman"/>
          <w:color w:val="000000" w:themeColor="text1"/>
        </w:rPr>
        <w:t>l</w:t>
      </w:r>
      <w:r w:rsidR="005D1CE8">
        <w:rPr>
          <w:rFonts w:ascii="Times New Roman" w:hAnsi="Times New Roman"/>
          <w:color w:val="000000" w:themeColor="text1"/>
        </w:rPr>
        <w:t>n</w:t>
      </w:r>
      <w:r w:rsidR="00015009">
        <w:rPr>
          <w:rFonts w:ascii="Times New Roman" w:hAnsi="Times New Roman"/>
          <w:color w:val="000000" w:themeColor="text1"/>
        </w:rPr>
        <w:t>(</w:t>
      </w:r>
      <w:proofErr w:type="gramEnd"/>
      <w:r w:rsidR="00015009">
        <w:rPr>
          <w:rFonts w:ascii="Times New Roman" w:hAnsi="Times New Roman"/>
          <w:color w:val="000000" w:themeColor="text1"/>
        </w:rPr>
        <w:t xml:space="preserve">chlorophyll </w:t>
      </w:r>
      <w:r w:rsidR="00015009" w:rsidRPr="00894C34">
        <w:rPr>
          <w:rFonts w:ascii="Times New Roman" w:hAnsi="Times New Roman"/>
          <w:i/>
          <w:color w:val="000000" w:themeColor="text1"/>
        </w:rPr>
        <w:t>a</w:t>
      </w:r>
      <w:r w:rsidR="00015009">
        <w:rPr>
          <w:rFonts w:ascii="Times New Roman" w:hAnsi="Times New Roman"/>
          <w:color w:val="000000" w:themeColor="text1"/>
        </w:rPr>
        <w:t>) to ecosystem trophic structure (</w:t>
      </w:r>
      <w:proofErr w:type="spellStart"/>
      <w:r w:rsidR="00015009" w:rsidRPr="000652D1">
        <w:rPr>
          <w:rFonts w:ascii="Times New Roman" w:hAnsi="Times New Roman"/>
          <w:color w:val="000000" w:themeColor="text1"/>
        </w:rPr>
        <w:t>Z</w:t>
      </w:r>
      <w:r w:rsidR="00015009" w:rsidRPr="000652D1">
        <w:rPr>
          <w:rFonts w:ascii="Times New Roman" w:hAnsi="Times New Roman"/>
          <w:color w:val="000000" w:themeColor="text1"/>
          <w:vertAlign w:val="subscript"/>
        </w:rPr>
        <w:t>j</w:t>
      </w:r>
      <w:proofErr w:type="spellEnd"/>
      <w:r w:rsidR="00015009">
        <w:rPr>
          <w:rFonts w:ascii="Times New Roman" w:hAnsi="Times New Roman"/>
          <w:color w:val="000000" w:themeColor="text1"/>
        </w:rPr>
        <w:t>) and average ecosystem temperature over the entire experimental period (T</w:t>
      </w:r>
      <w:r w:rsidR="00015009" w:rsidRPr="00C269EF">
        <w:rPr>
          <w:rFonts w:ascii="Times New Roman" w:hAnsi="Times New Roman"/>
          <w:color w:val="000000" w:themeColor="text1"/>
          <w:vertAlign w:val="subscript"/>
        </w:rPr>
        <w:t>M</w:t>
      </w:r>
      <w:r w:rsidR="00015009">
        <w:rPr>
          <w:rFonts w:ascii="Times New Roman" w:hAnsi="Times New Roman"/>
          <w:color w:val="000000" w:themeColor="text1"/>
        </w:rPr>
        <w:t>), while accounting for effects of temperature variation over time (weekly average temperature (</w:t>
      </w:r>
      <w:proofErr w:type="spellStart"/>
      <w:r w:rsidR="00015009">
        <w:rPr>
          <w:rFonts w:ascii="Times New Roman" w:hAnsi="Times New Roman"/>
          <w:color w:val="000000" w:themeColor="text1"/>
        </w:rPr>
        <w:t>T</w:t>
      </w:r>
      <w:r w:rsidR="00015009">
        <w:rPr>
          <w:rFonts w:ascii="Times New Roman" w:hAnsi="Times New Roman"/>
          <w:color w:val="000000" w:themeColor="text1"/>
          <w:vertAlign w:val="subscript"/>
        </w:rPr>
        <w:t>wj</w:t>
      </w:r>
      <w:proofErr w:type="spellEnd"/>
      <w:r w:rsidR="00015009">
        <w:rPr>
          <w:rFonts w:ascii="Times New Roman" w:hAnsi="Times New Roman"/>
          <w:color w:val="000000" w:themeColor="text1"/>
        </w:rPr>
        <w:t xml:space="preserve">)) </w:t>
      </w:r>
      <w:r w:rsidR="00580995">
        <w:rPr>
          <w:rFonts w:ascii="Times New Roman" w:hAnsi="Times New Roman"/>
          <w:color w:val="000000" w:themeColor="text1"/>
        </w:rPr>
        <w:t>and</w:t>
      </w:r>
      <w:r w:rsidR="00580995" w:rsidRPr="00580995">
        <w:rPr>
          <w:rFonts w:ascii="Times New Roman" w:hAnsi="Times New Roman"/>
          <w:color w:val="000000" w:themeColor="text1"/>
        </w:rPr>
        <w:t xml:space="preserve"> with ecosystem identity as a random effect</w:t>
      </w:r>
      <w:r w:rsidR="008F70EB" w:rsidRPr="00580995">
        <w:rPr>
          <w:rFonts w:ascii="Times New Roman" w:hAnsi="Times New Roman"/>
          <w:color w:val="000000" w:themeColor="text1"/>
        </w:rPr>
        <w:t>.</w:t>
      </w:r>
      <w:r w:rsidR="00580995">
        <w:rPr>
          <w:rFonts w:ascii="Times New Roman" w:hAnsi="Times New Roman"/>
          <w:color w:val="000000" w:themeColor="text1"/>
        </w:rPr>
        <w:t xml:space="preserv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r w:rsidR="003E117A">
        <w:rPr>
          <w:rFonts w:ascii="Times New Roman" w:hAnsi="Times New Roman"/>
          <w:color w:val="000000" w:themeColor="text1"/>
        </w:rPr>
        <w:t xml:space="preserve">The model was fit to 240 observations in 30 groups. </w:t>
      </w:r>
      <w:r w:rsidR="000652D1">
        <w:rPr>
          <w:rFonts w:ascii="Times New Roman" w:hAnsi="Times New Roman"/>
          <w:color w:val="000000" w:themeColor="text1"/>
        </w:rPr>
        <w:t>The full model (</w:t>
      </w:r>
      <w:proofErr w:type="spellStart"/>
      <w:r w:rsidR="000652D1">
        <w:rPr>
          <w:rFonts w:ascii="Times New Roman" w:hAnsi="Times New Roman"/>
          <w:color w:val="000000" w:themeColor="text1"/>
        </w:rPr>
        <w:t>modelPBF</w:t>
      </w:r>
      <w:proofErr w:type="spellEnd"/>
      <w:r w:rsidR="000652D1">
        <w:rPr>
          <w:rFonts w:ascii="Times New Roman" w:hAnsi="Times New Roman"/>
          <w:color w:val="000000" w:themeColor="text1"/>
        </w:rPr>
        <w:t>) includes all terms, and models representing alternate hypotheses excluded terms indicated by ‘NA’.</w:t>
      </w:r>
      <w:r w:rsidR="00580995" w:rsidRPr="00580995">
        <w:rPr>
          <w:rFonts w:ascii="Times New Roman" w:hAnsi="Times New Roman"/>
          <w:color w:val="000000" w:themeColor="text1"/>
        </w:rPr>
        <w:t xml:space="preserve"> </w:t>
      </w:r>
      <w:r w:rsidR="00894C34">
        <w:rPr>
          <w:rFonts w:ascii="Times New Roman" w:hAnsi="Times New Roman"/>
          <w:color w:val="000000" w:themeColor="text1"/>
        </w:rPr>
        <w:t xml:space="preserve">Values indicate model-estimated coefficients. </w:t>
      </w:r>
      <w:r w:rsidR="00015009">
        <w:rPr>
          <w:rFonts w:ascii="Times New Roman" w:hAnsi="Times New Roman"/>
          <w:color w:val="000000" w:themeColor="text1"/>
        </w:rPr>
        <w:t>Coefficients were pooled (Methods</w:t>
      </w:r>
      <w:r w:rsidR="00894C34">
        <w:rPr>
          <w:rFonts w:ascii="Times New Roman" w:hAnsi="Times New Roman"/>
          <w:color w:val="000000" w:themeColor="text1"/>
        </w:rPr>
        <w:t>: Statistical Analysis</w:t>
      </w:r>
      <w:r w:rsidR="00015009">
        <w:rPr>
          <w:rFonts w:ascii="Times New Roman" w:hAnsi="Times New Roman"/>
          <w:color w:val="000000" w:themeColor="text1"/>
        </w:rPr>
        <w:t>) to estimate slopes and intercepts for Fig 2 and 3.</w:t>
      </w:r>
      <w:r w:rsidR="008F70EB" w:rsidRPr="00580995">
        <w:rPr>
          <w:rFonts w:ascii="Times New Roman" w:hAnsi="Times New Roman"/>
          <w:color w:val="000000" w:themeColor="text1"/>
        </w:rPr>
        <w:t xml:space="preserve"> </w:t>
      </w:r>
      <w:r w:rsidRPr="00580995">
        <w:rPr>
          <w:rFonts w:ascii="Times New Roman" w:hAnsi="Times New Roman"/>
          <w:b/>
          <w:color w:val="000000" w:themeColor="text1"/>
        </w:rPr>
        <w:t xml:space="preserve"> </w:t>
      </w:r>
    </w:p>
    <w:p w14:paraId="0B728803" w14:textId="45CDF23C" w:rsidR="00CF50D5" w:rsidRDefault="00886583" w:rsidP="00CF50D5">
      <w:pPr>
        <w:widowControl w:val="0"/>
        <w:autoSpaceDE w:val="0"/>
        <w:autoSpaceDN w:val="0"/>
        <w:adjustRightInd w:val="0"/>
        <w:spacing w:after="0" w:line="480" w:lineRule="auto"/>
        <w:rPr>
          <w:rFonts w:ascii="Times New Roman" w:hAnsi="Times New Roman"/>
        </w:rPr>
      </w:pPr>
      <w:r w:rsidRPr="00886583">
        <w:rPr>
          <w:rFonts w:ascii="Times New Roman" w:hAnsi="Times New Roman"/>
          <w:noProof/>
        </w:rPr>
        <w:drawing>
          <wp:inline distT="0" distB="0" distL="0" distR="0" wp14:anchorId="08D2B4D4" wp14:editId="00BD1DAE">
            <wp:extent cx="5758180" cy="1734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1734820"/>
                    </a:xfrm>
                    <a:prstGeom prst="rect">
                      <a:avLst/>
                    </a:prstGeom>
                  </pic:spPr>
                </pic:pic>
              </a:graphicData>
            </a:graphic>
          </wp:inline>
        </w:drawing>
      </w:r>
    </w:p>
    <w:p w14:paraId="73DFA5DE" w14:textId="27476355" w:rsidR="00794C8E" w:rsidRDefault="00794C8E" w:rsidP="00CF50D5">
      <w:pPr>
        <w:widowControl w:val="0"/>
        <w:autoSpaceDE w:val="0"/>
        <w:autoSpaceDN w:val="0"/>
        <w:adjustRightInd w:val="0"/>
        <w:spacing w:after="0" w:line="480" w:lineRule="auto"/>
        <w:rPr>
          <w:rFonts w:ascii="Times New Roman" w:hAnsi="Times New Roman"/>
        </w:rPr>
      </w:pPr>
    </w:p>
    <w:p w14:paraId="78BA8147" w14:textId="0470F95E" w:rsidR="00CF7A4B" w:rsidRDefault="00CF7A4B" w:rsidP="00CF50D5">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Figure 3. </w:t>
      </w:r>
      <w:r>
        <w:rPr>
          <w:rFonts w:ascii="Times New Roman" w:hAnsi="Times New Roman"/>
        </w:rPr>
        <w:t>Comparison of estimated temperature dependences of phytoplankton biomass (M</w:t>
      </w:r>
      <w:r>
        <w:rPr>
          <w:rFonts w:ascii="Times New Roman" w:hAnsi="Times New Roman"/>
          <w:vertAlign w:val="subscript"/>
        </w:rPr>
        <w:t>B</w:t>
      </w:r>
      <w:r>
        <w:rPr>
          <w:rFonts w:ascii="Times New Roman" w:hAnsi="Times New Roman"/>
        </w:rPr>
        <w:t xml:space="preserve">), net ecosystem oxygen production (NEP), ecosystem respiration (ER) for communities with algae only (A), algae and grazers (AG) and algae, grazers and predators (AGP). Composite estimates of temperature dependences as shown in Figures 2A and 3 (following Methods, </w:t>
      </w:r>
      <w:proofErr w:type="spellStart"/>
      <w:r>
        <w:rPr>
          <w:rFonts w:ascii="Times New Roman" w:hAnsi="Times New Roman"/>
        </w:rPr>
        <w:t>Eqn</w:t>
      </w:r>
      <w:proofErr w:type="spellEnd"/>
      <w:r>
        <w:rPr>
          <w:rFonts w:ascii="Times New Roman" w:hAnsi="Times New Roman"/>
        </w:rPr>
        <w:t xml:space="preserve"> 13). No temperature dependence is indicated by the dashed line, and the</w:t>
      </w:r>
      <w:r w:rsidR="00613C6E">
        <w:rPr>
          <w:rFonts w:ascii="Times New Roman" w:hAnsi="Times New Roman"/>
        </w:rPr>
        <w:t xml:space="preserve"> vertical</w:t>
      </w:r>
      <w:r>
        <w:rPr>
          <w:rFonts w:ascii="Times New Roman" w:hAnsi="Times New Roman"/>
        </w:rPr>
        <w:t xml:space="preserve"> gray dotted </w:t>
      </w:r>
      <w:r>
        <w:rPr>
          <w:rFonts w:ascii="Times New Roman" w:hAnsi="Times New Roman"/>
        </w:rPr>
        <w:lastRenderedPageBreak/>
        <w:t>lines indicate 0.65 and 0.32 eV, expected temperature dependences of photosynthesis and respiration, and -0.65 and -0.32 as expectations for the temperature dependence of phytoplankton total biomass.</w:t>
      </w:r>
    </w:p>
    <w:p w14:paraId="343CE747" w14:textId="77777777" w:rsidR="00EC62FE" w:rsidRDefault="00EC62FE" w:rsidP="00CF50D5">
      <w:pPr>
        <w:widowControl w:val="0"/>
        <w:autoSpaceDE w:val="0"/>
        <w:autoSpaceDN w:val="0"/>
        <w:adjustRightInd w:val="0"/>
        <w:spacing w:after="0" w:line="480" w:lineRule="auto"/>
        <w:rPr>
          <w:rFonts w:ascii="Times New Roman" w:hAnsi="Times New Roman"/>
        </w:rPr>
      </w:pPr>
    </w:p>
    <w:p w14:paraId="4E422561" w14:textId="0054F379" w:rsidR="006E7843" w:rsidRDefault="005D1CE8" w:rsidP="006E7843">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2: </w:t>
      </w:r>
      <w:r w:rsidR="00EC300E">
        <w:rPr>
          <w:rFonts w:ascii="Times New Roman" w:hAnsi="Times New Roman"/>
        </w:rPr>
        <w:t xml:space="preserve">Consistent with our second hypothesis, and the patterns observed </w:t>
      </w:r>
      <w:r w:rsidR="00811DE9">
        <w:rPr>
          <w:rFonts w:ascii="Times New Roman" w:hAnsi="Times New Roman"/>
        </w:rPr>
        <w:t>for</w:t>
      </w:r>
      <w:r w:rsidR="00EC300E">
        <w:rPr>
          <w:rFonts w:ascii="Times New Roman" w:hAnsi="Times New Roman"/>
        </w:rPr>
        <w:t xml:space="preserve"> phytoplankton</w:t>
      </w:r>
      <w:r w:rsidR="00811DE9">
        <w:rPr>
          <w:rFonts w:ascii="Times New Roman" w:hAnsi="Times New Roman"/>
        </w:rPr>
        <w:t xml:space="preserve"> biomass</w:t>
      </w:r>
      <w:r w:rsidR="00EC300E">
        <w:rPr>
          <w:rFonts w:ascii="Times New Roman" w:hAnsi="Times New Roman"/>
        </w:rPr>
        <w:t>, t</w:t>
      </w:r>
      <w:r w:rsidR="00AB0C1D">
        <w:rPr>
          <w:rFonts w:ascii="Times New Roman" w:hAnsi="Times New Roman"/>
        </w:rPr>
        <w:t>here was a strong trophic cascade in the warm ecosystems by the end of the experiment</w:t>
      </w:r>
      <w:r w:rsidR="008B2C66">
        <w:rPr>
          <w:rFonts w:ascii="Times New Roman" w:hAnsi="Times New Roman"/>
        </w:rPr>
        <w:t xml:space="preserve"> (Fig 2B)</w:t>
      </w:r>
      <w:r w:rsidR="00AB0C1D">
        <w:rPr>
          <w:rFonts w:ascii="Times New Roman" w:hAnsi="Times New Roman"/>
        </w:rPr>
        <w:t>.</w:t>
      </w:r>
      <w:r w:rsidR="00173C38">
        <w:rPr>
          <w:rFonts w:ascii="Times New Roman" w:hAnsi="Times New Roman"/>
        </w:rPr>
        <w:t xml:space="preserve"> </w:t>
      </w:r>
      <w:r w:rsidR="00794C8E">
        <w:rPr>
          <w:rFonts w:ascii="Times New Roman" w:hAnsi="Times New Roman"/>
        </w:rPr>
        <w:t xml:space="preserve">The trophic cascade </w:t>
      </w:r>
      <w:r w:rsidR="00BC2F9A">
        <w:rPr>
          <w:rFonts w:ascii="Times New Roman" w:hAnsi="Times New Roman"/>
        </w:rPr>
        <w:t>became apparent after the first weeks of the experiment, and strengthened over time and with temperature</w:t>
      </w:r>
      <w:r w:rsidR="00BC2F9A" w:rsidRPr="001D72B1">
        <w:rPr>
          <w:rFonts w:ascii="Times New Roman" w:hAnsi="Times New Roman"/>
        </w:rPr>
        <w:t xml:space="preserve"> </w:t>
      </w:r>
      <w:r w:rsidR="00BC2F9A">
        <w:rPr>
          <w:rFonts w:ascii="Times New Roman" w:hAnsi="Times New Roman"/>
        </w:rPr>
        <w:t>(Fig 2</w:t>
      </w:r>
      <w:r w:rsidR="008B2C66">
        <w:rPr>
          <w:rFonts w:ascii="Times New Roman" w:hAnsi="Times New Roman"/>
        </w:rPr>
        <w:t>B</w:t>
      </w:r>
      <w:r w:rsidR="00BC2F9A">
        <w:rPr>
          <w:rFonts w:ascii="Times New Roman" w:hAnsi="Times New Roman"/>
        </w:rPr>
        <w:t xml:space="preserve">) (Table </w:t>
      </w:r>
      <w:r w:rsidR="008B2C66">
        <w:rPr>
          <w:rFonts w:ascii="Times New Roman" w:hAnsi="Times New Roman"/>
        </w:rPr>
        <w:t>2</w:t>
      </w:r>
      <w:r w:rsidR="00BC2F9A">
        <w:rPr>
          <w:rFonts w:ascii="Times New Roman" w:hAnsi="Times New Roman"/>
        </w:rPr>
        <w:t xml:space="preserve">). </w:t>
      </w:r>
      <w:r w:rsidR="00811DE9">
        <w:rPr>
          <w:rFonts w:ascii="Times New Roman" w:hAnsi="Times New Roman"/>
        </w:rPr>
        <w:t>The best model included a term for</w:t>
      </w:r>
      <w:r w:rsidR="007152BF">
        <w:rPr>
          <w:rFonts w:ascii="Times New Roman" w:hAnsi="Times New Roman"/>
        </w:rPr>
        <w:t xml:space="preserve"> mean</w:t>
      </w:r>
      <w:r w:rsidR="00811DE9">
        <w:rPr>
          <w:rFonts w:ascii="Times New Roman" w:hAnsi="Times New Roman"/>
        </w:rPr>
        <w:t xml:space="preserve"> ecosystem temperature</w:t>
      </w:r>
      <w:r w:rsidR="007152BF">
        <w:rPr>
          <w:rFonts w:ascii="Times New Roman" w:hAnsi="Times New Roman"/>
        </w:rPr>
        <w:t xml:space="preserve"> (</w:t>
      </w:r>
      <w:r w:rsidR="007152BF" w:rsidRPr="005D1CE8">
        <w:rPr>
          <w:rFonts w:ascii="Times New Roman" w:hAnsi="Times New Roman"/>
        </w:rPr>
        <w:t>T</w:t>
      </w:r>
      <w:r w:rsidR="007152BF" w:rsidRPr="005D1CE8">
        <w:rPr>
          <w:rFonts w:ascii="Times New Roman" w:hAnsi="Times New Roman"/>
          <w:vertAlign w:val="subscript"/>
        </w:rPr>
        <w:t>M</w:t>
      </w:r>
      <w:r w:rsidR="007152BF">
        <w:rPr>
          <w:rFonts w:ascii="Times New Roman" w:hAnsi="Times New Roman"/>
        </w:rPr>
        <w:t>)</w:t>
      </w:r>
      <w:r w:rsidR="00811DE9">
        <w:rPr>
          <w:rFonts w:ascii="Times New Roman" w:hAnsi="Times New Roman"/>
        </w:rPr>
        <w:t>, as well as week</w:t>
      </w:r>
      <w:r>
        <w:rPr>
          <w:rFonts w:ascii="Times New Roman" w:hAnsi="Times New Roman"/>
        </w:rPr>
        <w:t xml:space="preserve"> (</w:t>
      </w:r>
      <w:r w:rsidRPr="005D1CE8">
        <w:rPr>
          <w:rFonts w:ascii="Times New Roman" w:hAnsi="Times New Roman"/>
        </w:rPr>
        <w:t>T</w:t>
      </w:r>
      <w:r>
        <w:rPr>
          <w:rFonts w:ascii="Times New Roman" w:hAnsi="Times New Roman"/>
          <w:vertAlign w:val="subscript"/>
        </w:rPr>
        <w:t>w</w:t>
      </w:r>
      <w:r>
        <w:rPr>
          <w:rFonts w:ascii="Times New Roman" w:hAnsi="Times New Roman"/>
        </w:rPr>
        <w:t>)</w:t>
      </w:r>
      <w:r w:rsidR="00811DE9">
        <w:rPr>
          <w:rFonts w:ascii="Times New Roman" w:hAnsi="Times New Roman"/>
        </w:rPr>
        <w:t>, and a week x temperature interaction. By week 9, t</w:t>
      </w:r>
      <w:r w:rsidR="00BC2F9A">
        <w:rPr>
          <w:rFonts w:ascii="Times New Roman" w:hAnsi="Times New Roman"/>
        </w:rPr>
        <w:t xml:space="preserve">he </w:t>
      </w:r>
      <w:r w:rsidR="00886583">
        <w:rPr>
          <w:rFonts w:ascii="Times New Roman" w:hAnsi="Times New Roman"/>
        </w:rPr>
        <w:t>trophic cascade</w:t>
      </w:r>
      <w:r w:rsidR="00BC2F9A">
        <w:rPr>
          <w:rFonts w:ascii="Times New Roman" w:hAnsi="Times New Roman"/>
        </w:rPr>
        <w:t xml:space="preserve"> increased exponentially with temperature (Fig 2</w:t>
      </w:r>
      <w:r w:rsidR="008B2C66">
        <w:rPr>
          <w:rFonts w:ascii="Times New Roman" w:hAnsi="Times New Roman"/>
        </w:rPr>
        <w:t>B</w:t>
      </w:r>
      <w:r w:rsidR="00BC2F9A">
        <w:rPr>
          <w:rFonts w:ascii="Times New Roman" w:hAnsi="Times New Roman"/>
        </w:rPr>
        <w:t xml:space="preserve">) </w:t>
      </w:r>
      <w:r w:rsidR="00794C8E">
        <w:rPr>
          <w:rFonts w:ascii="Times New Roman" w:hAnsi="Times New Roman"/>
        </w:rPr>
        <w:t xml:space="preserve">to an estimated </w:t>
      </w:r>
      <w:r w:rsidR="00794C8E" w:rsidRPr="007152BF">
        <w:rPr>
          <w:rFonts w:ascii="Times New Roman" w:hAnsi="Times New Roman"/>
          <w:i/>
        </w:rPr>
        <w:t>E</w:t>
      </w:r>
      <w:r w:rsidR="00794C8E" w:rsidRPr="007152BF">
        <w:rPr>
          <w:rFonts w:ascii="Times New Roman" w:hAnsi="Times New Roman"/>
          <w:i/>
          <w:vertAlign w:val="subscript"/>
        </w:rPr>
        <w:t>TC</w:t>
      </w:r>
      <w:r w:rsidR="00794C8E">
        <w:rPr>
          <w:rFonts w:ascii="Times New Roman" w:hAnsi="Times New Roman"/>
        </w:rPr>
        <w:t xml:space="preserve"> = 0.77</w:t>
      </w:r>
      <w:r w:rsidR="00EC62FE">
        <w:rPr>
          <w:rFonts w:ascii="Times New Roman" w:hAnsi="Times New Roman"/>
        </w:rPr>
        <w:t xml:space="preserve"> (estimated from model fixed effects shown in Table 2 plus random effect, not shown)</w:t>
      </w:r>
      <w:r w:rsidR="00BC2F9A">
        <w:rPr>
          <w:rFonts w:ascii="Times New Roman" w:hAnsi="Times New Roman"/>
        </w:rPr>
        <w:t xml:space="preserve">. </w:t>
      </w:r>
    </w:p>
    <w:p w14:paraId="71E81C4E" w14:textId="77777777" w:rsidR="006E7843" w:rsidRDefault="006E7843" w:rsidP="006E7843">
      <w:pPr>
        <w:widowControl w:val="0"/>
        <w:autoSpaceDE w:val="0"/>
        <w:autoSpaceDN w:val="0"/>
        <w:adjustRightInd w:val="0"/>
        <w:spacing w:after="0" w:line="480" w:lineRule="auto"/>
        <w:rPr>
          <w:rStyle w:val="Heading3Char"/>
          <w:rFonts w:ascii="Times New Roman" w:hAnsi="Times New Roman" w:cs="Times New Roman"/>
          <w:b/>
          <w:color w:val="000000" w:themeColor="text1"/>
        </w:rPr>
      </w:pPr>
    </w:p>
    <w:p w14:paraId="09DD7CAA" w14:textId="375EE76F" w:rsidR="00B4576E" w:rsidRPr="006E7843" w:rsidRDefault="005D4E1B" w:rsidP="006E7843">
      <w:pPr>
        <w:widowControl w:val="0"/>
        <w:autoSpaceDE w:val="0"/>
        <w:autoSpaceDN w:val="0"/>
        <w:adjustRightInd w:val="0"/>
        <w:spacing w:after="0" w:line="480" w:lineRule="auto"/>
        <w:rPr>
          <w:rFonts w:ascii="Times New Roman" w:hAnsi="Times New Roman"/>
        </w:rPr>
      </w:pPr>
      <w:r w:rsidRPr="00173C38">
        <w:rPr>
          <w:rStyle w:val="Heading3Char"/>
          <w:rFonts w:ascii="Times New Roman" w:hAnsi="Times New Roman" w:cs="Times New Roman"/>
          <w:b/>
          <w:color w:val="000000" w:themeColor="text1"/>
        </w:rPr>
        <w:t xml:space="preserve">Table </w:t>
      </w:r>
      <w:r w:rsidR="00990F5F" w:rsidRPr="00173C38">
        <w:rPr>
          <w:rStyle w:val="Heading3Char"/>
          <w:rFonts w:ascii="Times New Roman" w:hAnsi="Times New Roman" w:cs="Times New Roman"/>
          <w:b/>
          <w:color w:val="000000" w:themeColor="text1"/>
        </w:rPr>
        <w:t>2</w:t>
      </w:r>
      <w:r w:rsidRPr="00173C38">
        <w:rPr>
          <w:rStyle w:val="Heading3Char"/>
          <w:rFonts w:ascii="Times New Roman" w:hAnsi="Times New Roman" w:cs="Times New Roman"/>
          <w:b/>
          <w:color w:val="000000" w:themeColor="text1"/>
        </w:rPr>
        <w:t>. Mode</w:t>
      </w:r>
      <w:r w:rsidRPr="00580995">
        <w:rPr>
          <w:rStyle w:val="Heading3Char"/>
          <w:rFonts w:ascii="Times New Roman" w:hAnsi="Times New Roman" w:cs="Times New Roman"/>
          <w:b/>
          <w:color w:val="000000" w:themeColor="text1"/>
        </w:rPr>
        <w:t>l</w:t>
      </w:r>
      <w:r w:rsidRPr="00580995">
        <w:rPr>
          <w:rFonts w:ascii="Times New Roman" w:hAnsi="Times New Roman"/>
          <w:b/>
          <w:color w:val="000000" w:themeColor="text1"/>
        </w:rPr>
        <w:t xml:space="preserve"> selection results for trophic cascade analysis</w:t>
      </w:r>
      <w:r w:rsidR="00A16875" w:rsidRPr="00580995">
        <w:rPr>
          <w:rFonts w:ascii="Times New Roman" w:hAnsi="Times New Roman"/>
          <w:color w:val="000000" w:themeColor="text1"/>
        </w:rPr>
        <w:t xml:space="preserve">. We used linear mixed effects models with terms for average temperature </w:t>
      </w:r>
      <w:r w:rsidR="00BF78CD">
        <w:rPr>
          <w:rFonts w:ascii="Times New Roman" w:hAnsi="Times New Roman"/>
          <w:color w:val="000000" w:themeColor="text1"/>
        </w:rPr>
        <w:t xml:space="preserve">for ecosystem </w:t>
      </w:r>
      <w:r w:rsidR="00BF78CD" w:rsidRPr="00BF78CD">
        <w:rPr>
          <w:rFonts w:ascii="Times New Roman" w:hAnsi="Times New Roman"/>
          <w:i/>
          <w:color w:val="000000" w:themeColor="text1"/>
        </w:rPr>
        <w:t>j</w:t>
      </w:r>
      <w:r w:rsidR="00BF78CD">
        <w:rPr>
          <w:rFonts w:ascii="Times New Roman" w:hAnsi="Times New Roman"/>
          <w:color w:val="000000" w:themeColor="text1"/>
        </w:rPr>
        <w:t xml:space="preserve"> in week </w:t>
      </w:r>
      <w:r w:rsidR="00BF78CD" w:rsidRPr="00BF78CD">
        <w:rPr>
          <w:rFonts w:ascii="Times New Roman" w:hAnsi="Times New Roman"/>
          <w:i/>
          <w:color w:val="000000" w:themeColor="text1"/>
        </w:rPr>
        <w:t>w</w:t>
      </w:r>
      <w:r w:rsidR="00A16875" w:rsidRPr="00580995">
        <w:rPr>
          <w:rFonts w:ascii="Times New Roman" w:hAnsi="Times New Roman"/>
          <w:color w:val="000000" w:themeColor="text1"/>
        </w:rPr>
        <w:t xml:space="preserve"> (</w:t>
      </w:r>
      <w:proofErr w:type="spellStart"/>
      <w:r w:rsidR="00A16875" w:rsidRPr="000B26B7">
        <w:rPr>
          <w:rFonts w:ascii="Times New Roman" w:hAnsi="Times New Roman"/>
          <w:color w:val="000000" w:themeColor="text1"/>
        </w:rPr>
        <w:t>T</w:t>
      </w:r>
      <w:r w:rsidR="00707AD0">
        <w:rPr>
          <w:rFonts w:ascii="Times New Roman" w:hAnsi="Times New Roman"/>
          <w:color w:val="000000" w:themeColor="text1"/>
          <w:vertAlign w:val="subscript"/>
        </w:rPr>
        <w:t>w</w:t>
      </w:r>
      <w:r w:rsidR="001B623A" w:rsidRPr="000B26B7">
        <w:rPr>
          <w:rFonts w:ascii="Times New Roman" w:hAnsi="Times New Roman"/>
          <w:color w:val="000000" w:themeColor="text1"/>
          <w:vertAlign w:val="subscript"/>
        </w:rPr>
        <w:t>j</w:t>
      </w:r>
      <w:proofErr w:type="spellEnd"/>
      <w:r w:rsidR="00A16875" w:rsidRPr="000B26B7">
        <w:rPr>
          <w:rFonts w:ascii="Times New Roman" w:hAnsi="Times New Roman"/>
          <w:color w:val="000000" w:themeColor="text1"/>
        </w:rPr>
        <w:t>),</w:t>
      </w:r>
      <w:r w:rsidR="00A16875" w:rsidRPr="00580995">
        <w:rPr>
          <w:rFonts w:ascii="Times New Roman" w:hAnsi="Times New Roman"/>
          <w:color w:val="000000" w:themeColor="text1"/>
        </w:rPr>
        <w:t xml:space="preserve"> week 2-9 (</w:t>
      </w:r>
      <w:proofErr w:type="spellStart"/>
      <w:r w:rsidR="00A16875" w:rsidRPr="00580995">
        <w:rPr>
          <w:rFonts w:ascii="Times New Roman" w:hAnsi="Times New Roman"/>
          <w:color w:val="000000" w:themeColor="text1"/>
        </w:rPr>
        <w:t>Wk</w:t>
      </w:r>
      <w:proofErr w:type="spellEnd"/>
      <w:r w:rsidR="00A16875" w:rsidRPr="00580995">
        <w:rPr>
          <w:rFonts w:ascii="Times New Roman" w:hAnsi="Times New Roman"/>
          <w:color w:val="000000" w:themeColor="text1"/>
        </w:rPr>
        <w:t xml:space="preserve">) and their interaction. </w:t>
      </w:r>
      <w:r w:rsidR="00580995">
        <w:rPr>
          <w:rFonts w:ascii="Times New Roman" w:hAnsi="Times New Roman"/>
          <w:color w:val="000000" w:themeColor="text1"/>
        </w:rPr>
        <w:t xml:space="preserve">We treated the power level (e.g., 100W, 200W, </w:t>
      </w:r>
      <w:proofErr w:type="spellStart"/>
      <w:r w:rsidR="00580995">
        <w:rPr>
          <w:rFonts w:ascii="Times New Roman" w:hAnsi="Times New Roman"/>
          <w:color w:val="000000" w:themeColor="text1"/>
        </w:rPr>
        <w:t>etc</w:t>
      </w:r>
      <w:proofErr w:type="spellEnd"/>
      <w:r w:rsidR="00580995">
        <w:rPr>
          <w:rFonts w:ascii="Times New Roman" w:hAnsi="Times New Roman"/>
          <w:color w:val="000000" w:themeColor="text1"/>
        </w:rPr>
        <w:t xml:space="preserve">), our temperature treatment, </w:t>
      </w:r>
      <w:r w:rsidR="00580995" w:rsidRPr="00580995">
        <w:rPr>
          <w:rFonts w:ascii="Times New Roman" w:hAnsi="Times New Roman"/>
          <w:color w:val="000000" w:themeColor="text1"/>
        </w:rPr>
        <w:t xml:space="preserve">as a random effect </w:t>
      </w:r>
      <w:r w:rsidR="00580995">
        <w:rPr>
          <w:rFonts w:ascii="Times New Roman" w:hAnsi="Times New Roman"/>
          <w:color w:val="000000" w:themeColor="text1"/>
        </w:rPr>
        <w:t xml:space="preserve">to account for repeated measures on ecosystems over time.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r w:rsidR="00886583">
        <w:rPr>
          <w:rFonts w:ascii="Times New Roman" w:hAnsi="Times New Roman"/>
          <w:color w:val="000000" w:themeColor="text1"/>
        </w:rPr>
        <w:t xml:space="preserve">The model was fit to 79 observations in 10 groups. </w:t>
      </w:r>
      <w:r w:rsidR="00707AD0">
        <w:rPr>
          <w:rFonts w:ascii="Times New Roman" w:hAnsi="Times New Roman"/>
          <w:color w:val="000000" w:themeColor="text1"/>
        </w:rPr>
        <w:t>The full model (</w:t>
      </w:r>
      <w:proofErr w:type="spellStart"/>
      <w:r w:rsidR="00707AD0">
        <w:rPr>
          <w:rFonts w:ascii="Times New Roman" w:hAnsi="Times New Roman"/>
          <w:color w:val="000000" w:themeColor="text1"/>
        </w:rPr>
        <w:t>TCFull</w:t>
      </w:r>
      <w:proofErr w:type="spellEnd"/>
      <w:r w:rsidR="00707AD0">
        <w:rPr>
          <w:rFonts w:ascii="Times New Roman" w:hAnsi="Times New Roman"/>
          <w:color w:val="000000" w:themeColor="text1"/>
        </w:rPr>
        <w:t>) includes all terms, and models representing alternate hypotheses excluded terms indicated by ‘NA’. Coefficients were pooled (Methods) to estimate slopes and intercepts for Fig 2.</w:t>
      </w:r>
      <w:r w:rsidR="00707AD0" w:rsidRPr="00580995">
        <w:rPr>
          <w:rFonts w:ascii="Times New Roman" w:hAnsi="Times New Roman"/>
          <w:color w:val="000000" w:themeColor="text1"/>
        </w:rPr>
        <w:t xml:space="preserve"> </w:t>
      </w:r>
      <w:r w:rsidR="00707AD0" w:rsidRPr="00580995">
        <w:rPr>
          <w:rFonts w:ascii="Times New Roman" w:hAnsi="Times New Roman"/>
          <w:b/>
          <w:color w:val="000000" w:themeColor="text1"/>
        </w:rPr>
        <w:t xml:space="preserve"> </w:t>
      </w:r>
    </w:p>
    <w:p w14:paraId="57CA16BC" w14:textId="38E13B05" w:rsidR="00B95CA6" w:rsidRDefault="002051F3" w:rsidP="00C92806">
      <w:pPr>
        <w:widowControl w:val="0"/>
        <w:autoSpaceDE w:val="0"/>
        <w:autoSpaceDN w:val="0"/>
        <w:adjustRightInd w:val="0"/>
        <w:spacing w:after="0" w:line="480" w:lineRule="auto"/>
        <w:rPr>
          <w:rFonts w:ascii="Times New Roman" w:hAnsi="Times New Roman"/>
        </w:rPr>
      </w:pPr>
      <w:r w:rsidRPr="002051F3">
        <w:rPr>
          <w:rFonts w:ascii="Times New Roman" w:hAnsi="Times New Roman"/>
          <w:noProof/>
        </w:rPr>
        <w:drawing>
          <wp:inline distT="0" distB="0" distL="0" distR="0" wp14:anchorId="33A1F82C" wp14:editId="6FDFE2AC">
            <wp:extent cx="5758180" cy="1390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180" cy="1390650"/>
                    </a:xfrm>
                    <a:prstGeom prst="rect">
                      <a:avLst/>
                    </a:prstGeom>
                  </pic:spPr>
                </pic:pic>
              </a:graphicData>
            </a:graphic>
          </wp:inline>
        </w:drawing>
      </w:r>
    </w:p>
    <w:p w14:paraId="478E40DA" w14:textId="1948B6B1" w:rsidR="00B95CA6" w:rsidRDefault="00B95CA6" w:rsidP="001D72B1">
      <w:pPr>
        <w:widowControl w:val="0"/>
        <w:autoSpaceDE w:val="0"/>
        <w:autoSpaceDN w:val="0"/>
        <w:adjustRightInd w:val="0"/>
        <w:spacing w:after="0" w:line="480" w:lineRule="auto"/>
        <w:ind w:firstLine="708"/>
        <w:rPr>
          <w:rFonts w:ascii="Times New Roman" w:hAnsi="Times New Roman"/>
          <w:lang w:val="en-US"/>
        </w:rPr>
      </w:pPr>
    </w:p>
    <w:p w14:paraId="159553BC" w14:textId="77777777" w:rsidR="00EC62FE" w:rsidRDefault="00EC62FE" w:rsidP="001D72B1">
      <w:pPr>
        <w:widowControl w:val="0"/>
        <w:autoSpaceDE w:val="0"/>
        <w:autoSpaceDN w:val="0"/>
        <w:adjustRightInd w:val="0"/>
        <w:spacing w:after="0" w:line="480" w:lineRule="auto"/>
        <w:ind w:firstLine="708"/>
        <w:rPr>
          <w:rFonts w:ascii="Times New Roman" w:hAnsi="Times New Roman"/>
          <w:lang w:val="en-US"/>
        </w:rPr>
      </w:pPr>
    </w:p>
    <w:p w14:paraId="188A844C" w14:textId="190F545A" w:rsidR="004F4B07" w:rsidRDefault="002A1556" w:rsidP="004F4B07">
      <w:pPr>
        <w:widowControl w:val="0"/>
        <w:autoSpaceDE w:val="0"/>
        <w:autoSpaceDN w:val="0"/>
        <w:adjustRightInd w:val="0"/>
        <w:spacing w:after="0" w:line="480" w:lineRule="auto"/>
        <w:ind w:firstLine="708"/>
        <w:rPr>
          <w:rFonts w:ascii="Times New Roman" w:hAnsi="Times New Roman"/>
        </w:rPr>
      </w:pPr>
      <w:r>
        <w:rPr>
          <w:rFonts w:ascii="Times New Roman" w:hAnsi="Times New Roman"/>
        </w:rPr>
        <w:t>We find additional evidence of temperature</w:t>
      </w:r>
      <w:r w:rsidR="00886583">
        <w:rPr>
          <w:rFonts w:ascii="Times New Roman" w:hAnsi="Times New Roman"/>
        </w:rPr>
        <w:t>-</w:t>
      </w:r>
      <w:r>
        <w:rPr>
          <w:rFonts w:ascii="Times New Roman" w:hAnsi="Times New Roman"/>
        </w:rPr>
        <w:t xml:space="preserve">dependent trophic interactions in the responses of the zooplankton grazer assemblages to warming and predation. </w:t>
      </w:r>
      <w:r w:rsidR="000624B7">
        <w:rPr>
          <w:rFonts w:ascii="Times New Roman" w:hAnsi="Times New Roman"/>
        </w:rPr>
        <w:t>Total z</w:t>
      </w:r>
      <w:r w:rsidR="00C036FA">
        <w:rPr>
          <w:rFonts w:ascii="Times New Roman" w:hAnsi="Times New Roman"/>
        </w:rPr>
        <w:t>ooplankton density declined with increasing temperature (</w:t>
      </w:r>
      <w:r w:rsidR="000624B7">
        <w:rPr>
          <w:rFonts w:ascii="Times New Roman" w:hAnsi="Times New Roman"/>
        </w:rPr>
        <w:t xml:space="preserve">Table 3; </w:t>
      </w:r>
      <w:r w:rsidR="00C036FA" w:rsidRPr="00472498">
        <w:rPr>
          <w:rFonts w:ascii="Times New Roman" w:hAnsi="Times New Roman"/>
          <w:i/>
        </w:rPr>
        <w:t>E</w:t>
      </w:r>
      <w:r w:rsidR="00C036FA" w:rsidRPr="00472498">
        <w:rPr>
          <w:rFonts w:ascii="Times New Roman" w:hAnsi="Times New Roman"/>
          <w:i/>
          <w:vertAlign w:val="subscript"/>
        </w:rPr>
        <w:t>ZP</w:t>
      </w:r>
      <w:r w:rsidR="00C036FA">
        <w:rPr>
          <w:rFonts w:ascii="Times New Roman" w:hAnsi="Times New Roman"/>
        </w:rPr>
        <w:t xml:space="preserve"> = 1.28 95% CI: 0.19 – 2.39, z = 2.31</w:t>
      </w:r>
      <w:r w:rsidR="00D95CCE">
        <w:rPr>
          <w:rFonts w:ascii="Times New Roman" w:hAnsi="Times New Roman"/>
        </w:rPr>
        <w:t xml:space="preserve">, </w:t>
      </w:r>
      <w:r w:rsidR="000624B7">
        <w:rPr>
          <w:rFonts w:ascii="Times New Roman" w:hAnsi="Times New Roman"/>
          <w:i/>
        </w:rPr>
        <w:t>P</w:t>
      </w:r>
      <w:r w:rsidR="00C036FA">
        <w:rPr>
          <w:rFonts w:ascii="Times New Roman" w:hAnsi="Times New Roman"/>
        </w:rPr>
        <w:t xml:space="preserve"> = 0.021</w:t>
      </w:r>
      <w:r w:rsidR="00D95CCE">
        <w:rPr>
          <w:rFonts w:ascii="Times New Roman" w:hAnsi="Times New Roman"/>
        </w:rPr>
        <w:t xml:space="preserve"> based on regression with negative binomial distribution</w:t>
      </w:r>
      <w:r w:rsidR="00261138">
        <w:rPr>
          <w:rFonts w:ascii="Times New Roman" w:hAnsi="Times New Roman"/>
        </w:rPr>
        <w:t xml:space="preserve"> and likelihood ratio tests</w:t>
      </w:r>
      <w:r w:rsidR="000624B7">
        <w:rPr>
          <w:rFonts w:ascii="Times New Roman" w:hAnsi="Times New Roman"/>
        </w:rPr>
        <w:t xml:space="preserve">; </w:t>
      </w:r>
      <w:r w:rsidR="00C036FA">
        <w:rPr>
          <w:rFonts w:ascii="Times New Roman" w:hAnsi="Times New Roman"/>
        </w:rPr>
        <w:t xml:space="preserve">Fig </w:t>
      </w:r>
      <w:r w:rsidR="007A5C06">
        <w:rPr>
          <w:rFonts w:ascii="Times New Roman" w:hAnsi="Times New Roman"/>
        </w:rPr>
        <w:t>4).</w:t>
      </w:r>
      <w:r w:rsidR="002D2C31">
        <w:rPr>
          <w:rFonts w:ascii="Times New Roman" w:hAnsi="Times New Roman"/>
        </w:rPr>
        <w:t xml:space="preserve"> </w:t>
      </w:r>
      <w:r w:rsidR="00D7069C">
        <w:rPr>
          <w:rFonts w:ascii="Times New Roman" w:hAnsi="Times New Roman"/>
        </w:rPr>
        <w:t>P</w:t>
      </w:r>
      <w:r w:rsidR="00B20C1A">
        <w:rPr>
          <w:rFonts w:ascii="Times New Roman" w:hAnsi="Times New Roman"/>
        </w:rPr>
        <w:t xml:space="preserve">redators reduced </w:t>
      </w:r>
      <w:r w:rsidR="00D7069C">
        <w:rPr>
          <w:rFonts w:ascii="Times New Roman" w:hAnsi="Times New Roman"/>
        </w:rPr>
        <w:t>density</w:t>
      </w:r>
      <w:r w:rsidR="00D7069C" w:rsidRPr="008D49B2">
        <w:rPr>
          <w:rFonts w:ascii="Times New Roman" w:hAnsi="Times New Roman"/>
          <w:i/>
        </w:rPr>
        <w:t xml:space="preserve"> </w:t>
      </w:r>
      <w:r w:rsidR="00D7069C">
        <w:rPr>
          <w:rFonts w:ascii="Times New Roman" w:hAnsi="Times New Roman"/>
        </w:rPr>
        <w:t xml:space="preserve">of </w:t>
      </w:r>
      <w:r w:rsidR="002D2C31" w:rsidRPr="008D49B2">
        <w:rPr>
          <w:rFonts w:ascii="Times New Roman" w:hAnsi="Times New Roman"/>
          <w:i/>
        </w:rPr>
        <w:t>Daphnia</w:t>
      </w:r>
      <w:r w:rsidR="00D7069C">
        <w:rPr>
          <w:rFonts w:ascii="Times New Roman" w:hAnsi="Times New Roman"/>
        </w:rPr>
        <w:t>, the dominant grazer</w:t>
      </w:r>
      <w:r w:rsidR="002D2C31">
        <w:rPr>
          <w:rFonts w:ascii="Times New Roman" w:hAnsi="Times New Roman"/>
        </w:rPr>
        <w:t xml:space="preserve"> </w:t>
      </w:r>
      <w:r w:rsidR="00486EA9">
        <w:rPr>
          <w:rFonts w:ascii="Times New Roman" w:hAnsi="Times New Roman"/>
        </w:rPr>
        <w:t>(</w:t>
      </w:r>
      <w:r w:rsidR="00004DBC">
        <w:rPr>
          <w:rFonts w:ascii="Times New Roman" w:hAnsi="Times New Roman"/>
        </w:rPr>
        <w:t xml:space="preserve">linear regression with Poisson distributed errors: </w:t>
      </w:r>
      <w:r w:rsidR="00486EA9">
        <w:rPr>
          <w:rFonts w:ascii="Times New Roman" w:hAnsi="Times New Roman"/>
        </w:rPr>
        <w:t>estimate: = -1.14</w:t>
      </w:r>
      <w:r w:rsidR="00AB7F41">
        <w:rPr>
          <w:rFonts w:ascii="Times New Roman" w:hAnsi="Times New Roman"/>
        </w:rPr>
        <w:t xml:space="preserve"> 95% CI: </w:t>
      </w:r>
      <w:r w:rsidR="00004DBC">
        <w:rPr>
          <w:rFonts w:ascii="Times New Roman" w:hAnsi="Times New Roman"/>
        </w:rPr>
        <w:t>-1.91,</w:t>
      </w:r>
      <w:r w:rsidR="00CF177C">
        <w:rPr>
          <w:rFonts w:ascii="Times New Roman" w:hAnsi="Times New Roman"/>
        </w:rPr>
        <w:t xml:space="preserve"> -0.36</w:t>
      </w:r>
      <w:r w:rsidR="00004DBC">
        <w:rPr>
          <w:rFonts w:ascii="Times New Roman" w:hAnsi="Times New Roman"/>
        </w:rPr>
        <w:t xml:space="preserve">, z = -2.87, </w:t>
      </w:r>
      <w:r w:rsidR="001D1553">
        <w:rPr>
          <w:rFonts w:ascii="Times New Roman" w:hAnsi="Times New Roman"/>
          <w:i/>
        </w:rPr>
        <w:t>P</w:t>
      </w:r>
      <w:r w:rsidR="00004DBC">
        <w:rPr>
          <w:rFonts w:ascii="Times New Roman" w:hAnsi="Times New Roman"/>
        </w:rPr>
        <w:t xml:space="preserve"> &lt; 0.01</w:t>
      </w:r>
      <w:r w:rsidR="00486EA9">
        <w:rPr>
          <w:rFonts w:ascii="Times New Roman" w:hAnsi="Times New Roman"/>
        </w:rPr>
        <w:t xml:space="preserve">) and </w:t>
      </w:r>
      <w:r w:rsidR="00B20C1A">
        <w:rPr>
          <w:rFonts w:ascii="Times New Roman" w:hAnsi="Times New Roman"/>
        </w:rPr>
        <w:t xml:space="preserve">density declined </w:t>
      </w:r>
      <w:r w:rsidR="008D49B2">
        <w:rPr>
          <w:rFonts w:ascii="Times New Roman" w:hAnsi="Times New Roman"/>
        </w:rPr>
        <w:t xml:space="preserve">with increasing temperature </w:t>
      </w:r>
      <w:r w:rsidR="007F6043">
        <w:rPr>
          <w:rFonts w:ascii="Times New Roman" w:hAnsi="Times New Roman"/>
        </w:rPr>
        <w:t>(</w:t>
      </w:r>
      <w:r w:rsidR="007F6043" w:rsidRPr="0006788B">
        <w:rPr>
          <w:rFonts w:ascii="Times New Roman" w:hAnsi="Times New Roman"/>
        </w:rPr>
        <w:t xml:space="preserve">Table </w:t>
      </w:r>
      <w:r w:rsidR="007F6043">
        <w:rPr>
          <w:rFonts w:ascii="Times New Roman" w:hAnsi="Times New Roman"/>
        </w:rPr>
        <w:t xml:space="preserve">4) </w:t>
      </w:r>
      <w:r w:rsidR="00486EA9">
        <w:rPr>
          <w:rFonts w:ascii="Times New Roman" w:hAnsi="Times New Roman"/>
        </w:rPr>
        <w:t xml:space="preserve">although the temperature term retained in the best model was not significant </w:t>
      </w:r>
      <w:r w:rsidR="00004DBC">
        <w:rPr>
          <w:rFonts w:ascii="Times New Roman" w:hAnsi="Times New Roman"/>
        </w:rPr>
        <w:t>(</w:t>
      </w:r>
      <w:r w:rsidR="00004DBC" w:rsidRPr="00472498">
        <w:rPr>
          <w:rFonts w:ascii="Times New Roman" w:hAnsi="Times New Roman"/>
          <w:i/>
        </w:rPr>
        <w:t>E</w:t>
      </w:r>
      <w:r w:rsidR="00004DBC">
        <w:rPr>
          <w:rFonts w:ascii="Times New Roman" w:hAnsi="Times New Roman"/>
          <w:i/>
          <w:vertAlign w:val="subscript"/>
        </w:rPr>
        <w:t>D</w:t>
      </w:r>
      <w:r w:rsidR="00004DBC">
        <w:rPr>
          <w:rFonts w:ascii="Times New Roman" w:hAnsi="Times New Roman"/>
        </w:rPr>
        <w:t xml:space="preserve"> = 0.88 95% CI: -0.59, 2.35, z = 1.17, </w:t>
      </w:r>
      <w:r w:rsidR="001D1553">
        <w:rPr>
          <w:rFonts w:ascii="Times New Roman" w:hAnsi="Times New Roman"/>
          <w:i/>
        </w:rPr>
        <w:t>P</w:t>
      </w:r>
      <w:r w:rsidR="00004DBC">
        <w:rPr>
          <w:rFonts w:ascii="Times New Roman" w:hAnsi="Times New Roman"/>
        </w:rPr>
        <w:t xml:space="preserve"> = 0.24)</w:t>
      </w:r>
      <w:r w:rsidR="006E25DC">
        <w:rPr>
          <w:rFonts w:ascii="Times New Roman" w:hAnsi="Times New Roman"/>
        </w:rPr>
        <w:t xml:space="preserve">. </w:t>
      </w:r>
      <w:r w:rsidR="00D7069C">
        <w:rPr>
          <w:rFonts w:ascii="Times New Roman" w:hAnsi="Times New Roman"/>
        </w:rPr>
        <w:t>Copepod density declined with temperature (</w:t>
      </w:r>
      <w:r w:rsidR="00D7069C" w:rsidRPr="00472498">
        <w:rPr>
          <w:rFonts w:ascii="Times New Roman" w:hAnsi="Times New Roman"/>
          <w:i/>
        </w:rPr>
        <w:t>E</w:t>
      </w:r>
      <w:r w:rsidR="00D7069C">
        <w:rPr>
          <w:rFonts w:ascii="Times New Roman" w:hAnsi="Times New Roman"/>
          <w:i/>
          <w:vertAlign w:val="subscript"/>
        </w:rPr>
        <w:t>C</w:t>
      </w:r>
      <w:r w:rsidR="00D7069C">
        <w:rPr>
          <w:rFonts w:ascii="Times New Roman" w:hAnsi="Times New Roman"/>
        </w:rPr>
        <w:t xml:space="preserve"> = 2.21, z = 3.12, </w:t>
      </w:r>
      <w:r w:rsidR="001D1553">
        <w:rPr>
          <w:rFonts w:ascii="Times New Roman" w:hAnsi="Times New Roman"/>
          <w:i/>
        </w:rPr>
        <w:t>P</w:t>
      </w:r>
      <w:r w:rsidR="00D7069C">
        <w:rPr>
          <w:rFonts w:ascii="Times New Roman" w:hAnsi="Times New Roman"/>
        </w:rPr>
        <w:t xml:space="preserve"> = 0.002), and not in response to predation (best model did not include a predation term, </w:t>
      </w:r>
      <w:r w:rsidR="00D7069C" w:rsidRPr="00393D3A">
        <w:rPr>
          <w:rFonts w:ascii="Times New Roman" w:hAnsi="Times New Roman"/>
        </w:rPr>
        <w:t>Tabl</w:t>
      </w:r>
      <w:r w:rsidR="00393D3A" w:rsidRPr="00393D3A">
        <w:rPr>
          <w:rFonts w:ascii="Times New Roman" w:hAnsi="Times New Roman"/>
        </w:rPr>
        <w:t>e 6</w:t>
      </w:r>
      <w:r w:rsidR="00D7069C">
        <w:rPr>
          <w:rFonts w:ascii="Times New Roman" w:hAnsi="Times New Roman"/>
        </w:rPr>
        <w:t xml:space="preserve">). </w:t>
      </w:r>
      <w:r w:rsidR="00922D49">
        <w:rPr>
          <w:rFonts w:ascii="Times New Roman" w:hAnsi="Times New Roman"/>
        </w:rPr>
        <w:t>We measured zooplankton standard length for 641 individuals of all ages. Mean length was 0</w:t>
      </w:r>
      <w:r w:rsidR="00922D49" w:rsidRPr="00D05A26">
        <w:rPr>
          <w:rFonts w:ascii="Times New Roman" w:hAnsi="Times New Roman"/>
          <w:highlight w:val="yellow"/>
        </w:rPr>
        <w:t>.72 cm</w:t>
      </w:r>
      <w:r w:rsidR="00922D49">
        <w:rPr>
          <w:rFonts w:ascii="Times New Roman" w:hAnsi="Times New Roman"/>
        </w:rPr>
        <w:t xml:space="preserve">, and sizes ranged from </w:t>
      </w:r>
      <w:r w:rsidR="00922D49" w:rsidRPr="00D05A26">
        <w:rPr>
          <w:rFonts w:ascii="Times New Roman" w:hAnsi="Times New Roman"/>
          <w:highlight w:val="yellow"/>
        </w:rPr>
        <w:t>0.34 – 1.94 cm</w:t>
      </w:r>
      <w:r w:rsidR="00922D49">
        <w:rPr>
          <w:rFonts w:ascii="Times New Roman" w:hAnsi="Times New Roman"/>
        </w:rPr>
        <w:t xml:space="preserve">. </w:t>
      </w:r>
      <w:r w:rsidR="00BB7061">
        <w:rPr>
          <w:rFonts w:ascii="Times New Roman" w:hAnsi="Times New Roman"/>
        </w:rPr>
        <w:t xml:space="preserve">We </w:t>
      </w:r>
      <w:r w:rsidR="00556EA7">
        <w:rPr>
          <w:rFonts w:ascii="Times New Roman" w:hAnsi="Times New Roman"/>
        </w:rPr>
        <w:t>did not observe</w:t>
      </w:r>
      <w:r w:rsidR="00BB7061">
        <w:rPr>
          <w:rFonts w:ascii="Times New Roman" w:hAnsi="Times New Roman"/>
        </w:rPr>
        <w:t xml:space="preserve"> a decline in body size with temperature</w:t>
      </w:r>
      <w:r w:rsidR="00556EA7">
        <w:rPr>
          <w:rFonts w:ascii="Times New Roman" w:hAnsi="Times New Roman"/>
        </w:rPr>
        <w:t xml:space="preserve"> (best model did not include a temperature term, Table S2)</w:t>
      </w:r>
      <w:r w:rsidR="00BB7061">
        <w:rPr>
          <w:rFonts w:ascii="Times New Roman" w:hAnsi="Times New Roman"/>
        </w:rPr>
        <w:t xml:space="preserve">, </w:t>
      </w:r>
      <w:r w:rsidR="00556EA7">
        <w:rPr>
          <w:rFonts w:ascii="Times New Roman" w:hAnsi="Times New Roman"/>
        </w:rPr>
        <w:t xml:space="preserve">as would be expected by a hypothesis based on the temperature size rule. </w:t>
      </w:r>
      <w:r w:rsidR="00877A12">
        <w:rPr>
          <w:rFonts w:ascii="Times New Roman" w:hAnsi="Times New Roman"/>
        </w:rPr>
        <w:t>P</w:t>
      </w:r>
      <w:r w:rsidR="00556EA7">
        <w:rPr>
          <w:rFonts w:ascii="Times New Roman" w:hAnsi="Times New Roman"/>
        </w:rPr>
        <w:t>redation reduced</w:t>
      </w:r>
      <w:r w:rsidR="00EF5004">
        <w:rPr>
          <w:rFonts w:ascii="Times New Roman" w:hAnsi="Times New Roman"/>
        </w:rPr>
        <w:t xml:space="preserve"> total zooplankton</w:t>
      </w:r>
      <w:r w:rsidR="00D95CCE">
        <w:rPr>
          <w:rFonts w:ascii="Times New Roman" w:hAnsi="Times New Roman"/>
        </w:rPr>
        <w:t xml:space="preserve"> body size</w:t>
      </w:r>
      <w:r w:rsidR="006F7822">
        <w:rPr>
          <w:rFonts w:ascii="Times New Roman" w:hAnsi="Times New Roman"/>
        </w:rPr>
        <w:t xml:space="preserve">, driven by size shifts in </w:t>
      </w:r>
      <w:r w:rsidR="006F7822" w:rsidRPr="00D05A26">
        <w:rPr>
          <w:rFonts w:ascii="Times New Roman" w:hAnsi="Times New Roman"/>
          <w:i/>
        </w:rPr>
        <w:t>Daphnia</w:t>
      </w:r>
      <w:r w:rsidR="002471EE">
        <w:rPr>
          <w:rFonts w:ascii="Times New Roman" w:hAnsi="Times New Roman"/>
        </w:rPr>
        <w:t xml:space="preserve"> (Table S3).</w:t>
      </w:r>
    </w:p>
    <w:p w14:paraId="26361566" w14:textId="77777777" w:rsidR="004F4B07" w:rsidRDefault="004F4B07" w:rsidP="004F4B07">
      <w:pPr>
        <w:widowControl w:val="0"/>
        <w:autoSpaceDE w:val="0"/>
        <w:autoSpaceDN w:val="0"/>
        <w:adjustRightInd w:val="0"/>
        <w:spacing w:after="0" w:line="480" w:lineRule="auto"/>
        <w:ind w:firstLine="708"/>
        <w:rPr>
          <w:rFonts w:ascii="Times New Roman" w:hAnsi="Times New Roman"/>
          <w:b/>
          <w:color w:val="000000" w:themeColor="text1"/>
        </w:rPr>
      </w:pPr>
    </w:p>
    <w:p w14:paraId="094DA074" w14:textId="77777777" w:rsidR="004F4B07" w:rsidRDefault="004F4B07" w:rsidP="004F4B07">
      <w:pPr>
        <w:widowControl w:val="0"/>
        <w:autoSpaceDE w:val="0"/>
        <w:autoSpaceDN w:val="0"/>
        <w:adjustRightInd w:val="0"/>
        <w:spacing w:after="0" w:line="480" w:lineRule="auto"/>
        <w:rPr>
          <w:rFonts w:ascii="Times New Roman" w:hAnsi="Times New Roman"/>
          <w:b/>
          <w:color w:val="000000" w:themeColor="text1"/>
        </w:rPr>
      </w:pPr>
    </w:p>
    <w:p w14:paraId="4AC2E171" w14:textId="02712E17" w:rsidR="00C92806" w:rsidRPr="004F4B07" w:rsidRDefault="00C92806" w:rsidP="004F4B07">
      <w:pPr>
        <w:widowControl w:val="0"/>
        <w:autoSpaceDE w:val="0"/>
        <w:autoSpaceDN w:val="0"/>
        <w:adjustRightInd w:val="0"/>
        <w:spacing w:after="0" w:line="480" w:lineRule="auto"/>
        <w:rPr>
          <w:rFonts w:ascii="Times New Roman" w:hAnsi="Times New Roman"/>
        </w:rPr>
      </w:pPr>
      <w:r w:rsidRPr="00C92C4D">
        <w:rPr>
          <w:rFonts w:ascii="Times New Roman" w:hAnsi="Times New Roman"/>
          <w:b/>
          <w:color w:val="000000" w:themeColor="text1"/>
        </w:rPr>
        <w:t xml:space="preserve">Table </w:t>
      </w:r>
      <w:r w:rsidR="007A5C06" w:rsidRPr="00C92C4D">
        <w:rPr>
          <w:rFonts w:ascii="Times New Roman" w:hAnsi="Times New Roman"/>
          <w:b/>
          <w:color w:val="000000" w:themeColor="text1"/>
        </w:rPr>
        <w:t>3</w:t>
      </w:r>
      <w:r w:rsidRPr="00C92C4D">
        <w:rPr>
          <w:rFonts w:ascii="Times New Roman" w:hAnsi="Times New Roman"/>
          <w:b/>
          <w:color w:val="000000" w:themeColor="text1"/>
        </w:rPr>
        <w:t>: Zooplankton density</w:t>
      </w:r>
      <w:r w:rsidRPr="00C92C4D">
        <w:rPr>
          <w:rFonts w:ascii="Times New Roman" w:hAnsi="Times New Roman"/>
          <w:color w:val="000000" w:themeColor="text1"/>
        </w:rPr>
        <w:t>. Results of model selection for zooplankton abundance in ecosystems with grazers</w:t>
      </w:r>
      <w:r w:rsidR="00261138" w:rsidRPr="00C92C4D">
        <w:rPr>
          <w:rFonts w:ascii="Times New Roman" w:hAnsi="Times New Roman"/>
          <w:color w:val="000000" w:themeColor="text1"/>
        </w:rPr>
        <w:t xml:space="preserve"> (AG)</w:t>
      </w:r>
      <w:r w:rsidRPr="00C92C4D">
        <w:rPr>
          <w:rFonts w:ascii="Times New Roman" w:hAnsi="Times New Roman"/>
          <w:color w:val="000000" w:themeColor="text1"/>
        </w:rPr>
        <w:t xml:space="preserve"> and with grazers and predators</w:t>
      </w:r>
      <w:r w:rsidR="00261138" w:rsidRPr="00C92C4D">
        <w:rPr>
          <w:rFonts w:ascii="Times New Roman" w:hAnsi="Times New Roman"/>
          <w:color w:val="000000" w:themeColor="text1"/>
        </w:rPr>
        <w:t xml:space="preserve"> (AGP)</w:t>
      </w:r>
      <w:r w:rsidRPr="00C92C4D">
        <w:rPr>
          <w:rFonts w:ascii="Times New Roman" w:hAnsi="Times New Roman"/>
          <w:color w:val="000000" w:themeColor="text1"/>
        </w:rPr>
        <w:t>. We used negative binomial regressions with ecosystem identity as a random effect [Methods</w:t>
      </w:r>
      <w:r w:rsidR="00261138" w:rsidRPr="00C92C4D">
        <w:rPr>
          <w:rFonts w:ascii="Times New Roman" w:hAnsi="Times New Roman"/>
          <w:color w:val="000000" w:themeColor="text1"/>
        </w:rPr>
        <w:t>: Statistical Ana</w:t>
      </w:r>
      <w:r w:rsidR="00FD5276">
        <w:rPr>
          <w:rFonts w:ascii="Times New Roman" w:hAnsi="Times New Roman"/>
          <w:color w:val="000000" w:themeColor="text1"/>
        </w:rPr>
        <w:t>l</w:t>
      </w:r>
      <w:r w:rsidR="00261138" w:rsidRPr="00C92C4D">
        <w:rPr>
          <w:rFonts w:ascii="Times New Roman" w:hAnsi="Times New Roman"/>
          <w:color w:val="000000" w:themeColor="text1"/>
        </w:rPr>
        <w:t>ysis</w:t>
      </w:r>
      <w:r w:rsidRPr="00C92C4D">
        <w:rPr>
          <w:rFonts w:ascii="Times New Roman" w:hAnsi="Times New Roman"/>
          <w:color w:val="000000" w:themeColor="text1"/>
        </w:rPr>
        <w:t xml:space="preserve">].  </w:t>
      </w:r>
      <w:r w:rsidR="00393D3A" w:rsidRPr="00C92C4D">
        <w:rPr>
          <w:rFonts w:ascii="Times New Roman" w:hAnsi="Times New Roman"/>
          <w:color w:val="000000" w:themeColor="text1"/>
        </w:rPr>
        <w:t>Models included terms for weekly average temperature (</w:t>
      </w:r>
      <w:proofErr w:type="spellStart"/>
      <w:r w:rsidR="00393D3A"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w:t>
      </w:r>
      <w:r w:rsidR="00393D3A" w:rsidRPr="00C92C4D">
        <w:rPr>
          <w:rFonts w:ascii="Times New Roman" w:hAnsi="Times New Roman"/>
          <w:color w:val="000000" w:themeColor="text1"/>
          <w:vertAlign w:val="subscript"/>
        </w:rPr>
        <w:t>j</w:t>
      </w:r>
      <w:proofErr w:type="spellEnd"/>
      <w:r w:rsidR="00393D3A" w:rsidRPr="00C92C4D">
        <w:rPr>
          <w:rFonts w:ascii="Times New Roman" w:hAnsi="Times New Roman"/>
          <w:color w:val="000000" w:themeColor="text1"/>
        </w:rPr>
        <w:t>), ecosystem trophic treatment (</w:t>
      </w:r>
      <w:proofErr w:type="spellStart"/>
      <w:r w:rsidR="00393D3A" w:rsidRPr="00C92C4D">
        <w:rPr>
          <w:rFonts w:ascii="Times New Roman" w:hAnsi="Times New Roman"/>
          <w:color w:val="000000" w:themeColor="text1"/>
        </w:rPr>
        <w:t>Z</w:t>
      </w:r>
      <w:r w:rsidR="00393D3A" w:rsidRPr="00C92C4D">
        <w:rPr>
          <w:rFonts w:ascii="Times New Roman" w:hAnsi="Times New Roman"/>
          <w:color w:val="000000" w:themeColor="text1"/>
          <w:vertAlign w:val="subscript"/>
        </w:rPr>
        <w:t>j</w:t>
      </w:r>
      <w:proofErr w:type="spellEnd"/>
      <w:r w:rsidR="00393D3A" w:rsidRPr="00C92C4D">
        <w:rPr>
          <w:rFonts w:ascii="Times New Roman" w:hAnsi="Times New Roman"/>
          <w:color w:val="000000" w:themeColor="text1"/>
        </w:rPr>
        <w:t xml:space="preserve">) and their interaction, and a random effect for ecosystem identity. </w:t>
      </w:r>
      <w:r w:rsidR="00621C00">
        <w:rPr>
          <w:rFonts w:ascii="Times New Roman" w:hAnsi="Times New Roman"/>
          <w:color w:val="000000" w:themeColor="text1"/>
        </w:rPr>
        <w:t xml:space="preserve">We modeled 120 observations in 20 groups (ecosystems). </w:t>
      </w:r>
      <w:r w:rsidR="00393D3A" w:rsidRPr="00C92C4D">
        <w:rPr>
          <w:rFonts w:ascii="Times New Roman" w:hAnsi="Times New Roman"/>
          <w:color w:val="000000" w:themeColor="text1"/>
        </w:rPr>
        <w:t xml:space="preserve">We </w:t>
      </w:r>
      <w:r w:rsidRPr="00C92C4D">
        <w:rPr>
          <w:rFonts w:ascii="Times New Roman" w:hAnsi="Times New Roman"/>
          <w:color w:val="000000" w:themeColor="text1"/>
        </w:rPr>
        <w:t>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BF65FE">
        <w:rPr>
          <w:rFonts w:ascii="Times New Roman" w:hAnsi="Times New Roman"/>
          <w:color w:val="000000" w:themeColor="text1"/>
        </w:rPr>
        <w:t xml:space="preserve">NA indicates that the term was </w:t>
      </w:r>
      <w:r w:rsidR="00BF65FE">
        <w:rPr>
          <w:rFonts w:ascii="Times New Roman" w:hAnsi="Times New Roman"/>
          <w:color w:val="000000" w:themeColor="text1"/>
        </w:rPr>
        <w:lastRenderedPageBreak/>
        <w:t xml:space="preserve">not included in the model. </w:t>
      </w:r>
      <w:r w:rsidR="00BF65FE" w:rsidRPr="00580995">
        <w:rPr>
          <w:rFonts w:ascii="Times New Roman" w:hAnsi="Times New Roman"/>
          <w:color w:val="000000" w:themeColor="text1"/>
        </w:rPr>
        <w:t xml:space="preserve">  </w:t>
      </w:r>
    </w:p>
    <w:p w14:paraId="1F6F98E8" w14:textId="06DC5653" w:rsidR="00C92806" w:rsidRDefault="00EF49D8" w:rsidP="00C92806">
      <w:pPr>
        <w:widowControl w:val="0"/>
        <w:autoSpaceDE w:val="0"/>
        <w:autoSpaceDN w:val="0"/>
        <w:adjustRightInd w:val="0"/>
        <w:spacing w:after="0" w:line="480" w:lineRule="auto"/>
        <w:rPr>
          <w:rFonts w:ascii="Times New Roman" w:hAnsi="Times New Roman"/>
        </w:rPr>
      </w:pPr>
      <w:r w:rsidRPr="00EF49D8">
        <w:rPr>
          <w:rFonts w:ascii="Times New Roman" w:hAnsi="Times New Roman"/>
          <w:noProof/>
        </w:rPr>
        <w:drawing>
          <wp:inline distT="0" distB="0" distL="0" distR="0" wp14:anchorId="4DE852B8" wp14:editId="2FEC5FB6">
            <wp:extent cx="5758180" cy="1285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180" cy="1285875"/>
                    </a:xfrm>
                    <a:prstGeom prst="rect">
                      <a:avLst/>
                    </a:prstGeom>
                  </pic:spPr>
                </pic:pic>
              </a:graphicData>
            </a:graphic>
          </wp:inline>
        </w:drawing>
      </w:r>
    </w:p>
    <w:p w14:paraId="3AD083A0" w14:textId="77777777" w:rsidR="007F6043" w:rsidRDefault="007F6043" w:rsidP="00C92806">
      <w:pPr>
        <w:widowControl w:val="0"/>
        <w:autoSpaceDE w:val="0"/>
        <w:autoSpaceDN w:val="0"/>
        <w:adjustRightInd w:val="0"/>
        <w:spacing w:after="0" w:line="480" w:lineRule="auto"/>
        <w:rPr>
          <w:rFonts w:ascii="Times New Roman" w:hAnsi="Times New Roman"/>
        </w:rPr>
      </w:pPr>
    </w:p>
    <w:p w14:paraId="4FB0B62C" w14:textId="5086D66C" w:rsidR="007F6043" w:rsidRPr="00BF65FE" w:rsidRDefault="007F6043" w:rsidP="00BF65FE">
      <w:pPr>
        <w:pStyle w:val="Heading3"/>
        <w:spacing w:line="480" w:lineRule="auto"/>
        <w:rPr>
          <w:rFonts w:ascii="Times New Roman" w:hAnsi="Times New Roman" w:cs="Times New Roman"/>
          <w:b/>
          <w:color w:val="000000" w:themeColor="text1"/>
        </w:rPr>
      </w:pPr>
      <w:r w:rsidRPr="00C92C4D">
        <w:rPr>
          <w:rFonts w:ascii="Times New Roman" w:hAnsi="Times New Roman"/>
          <w:b/>
          <w:color w:val="000000" w:themeColor="text1"/>
        </w:rPr>
        <w:t>Table 4:</w:t>
      </w:r>
      <w:r w:rsidRPr="00C92C4D">
        <w:rPr>
          <w:rFonts w:ascii="Times New Roman" w:hAnsi="Times New Roman"/>
          <w:color w:val="000000" w:themeColor="text1"/>
        </w:rPr>
        <w:t xml:space="preserve"> </w:t>
      </w:r>
      <w:r w:rsidRPr="00D05A26">
        <w:rPr>
          <w:rFonts w:ascii="Times New Roman" w:hAnsi="Times New Roman"/>
          <w:b/>
          <w:i/>
          <w:color w:val="000000" w:themeColor="text1"/>
        </w:rPr>
        <w:t>Daphnia</w:t>
      </w:r>
      <w:r w:rsidRPr="00C92C4D">
        <w:rPr>
          <w:rFonts w:ascii="Times New Roman" w:hAnsi="Times New Roman"/>
          <w:b/>
          <w:color w:val="000000" w:themeColor="text1"/>
        </w:rPr>
        <w:t xml:space="preserve"> density</w:t>
      </w:r>
      <w:r w:rsidRPr="00C92C4D">
        <w:rPr>
          <w:rFonts w:ascii="Times New Roman" w:hAnsi="Times New Roman"/>
          <w:color w:val="000000" w:themeColor="text1"/>
        </w:rPr>
        <w:t xml:space="preserve">: Results of model selection for </w:t>
      </w:r>
      <w:r w:rsidRPr="00C92C4D">
        <w:rPr>
          <w:rFonts w:ascii="Times New Roman" w:hAnsi="Times New Roman"/>
          <w:i/>
          <w:color w:val="000000" w:themeColor="text1"/>
        </w:rPr>
        <w:t>Daphnia</w:t>
      </w:r>
      <w:r w:rsidRPr="00C92C4D">
        <w:rPr>
          <w:rFonts w:ascii="Times New Roman" w:hAnsi="Times New Roman"/>
          <w:color w:val="000000" w:themeColor="text1"/>
        </w:rPr>
        <w:t xml:space="preserve"> abundance in ecosystems with grazers and with grazers and predators. We used </w:t>
      </w:r>
      <w:r w:rsidR="005873F9" w:rsidRPr="00C92C4D">
        <w:rPr>
          <w:rFonts w:ascii="Times New Roman" w:hAnsi="Times New Roman"/>
          <w:color w:val="000000" w:themeColor="text1"/>
        </w:rPr>
        <w:t>P</w:t>
      </w:r>
      <w:r w:rsidRPr="00C92C4D">
        <w:rPr>
          <w:rFonts w:ascii="Times New Roman" w:hAnsi="Times New Roman"/>
          <w:color w:val="000000" w:themeColor="text1"/>
        </w:rPr>
        <w:t>oisson regressions with ecosystem identity as a random effect [Method</w:t>
      </w:r>
      <w:r w:rsidR="00261138" w:rsidRPr="00C92C4D">
        <w:rPr>
          <w:rFonts w:ascii="Times New Roman" w:hAnsi="Times New Roman"/>
          <w:color w:val="000000" w:themeColor="text1"/>
        </w:rPr>
        <w:t>s: Statistical Analysis</w:t>
      </w:r>
      <w:r w:rsidRPr="00C92C4D">
        <w:rPr>
          <w:rFonts w:ascii="Times New Roman" w:hAnsi="Times New Roman"/>
          <w:color w:val="000000" w:themeColor="text1"/>
        </w:rPr>
        <w:t xml:space="preserve">].  </w:t>
      </w:r>
      <w:r w:rsidR="00CD6492" w:rsidRPr="00C92C4D">
        <w:rPr>
          <w:rFonts w:ascii="Times New Roman" w:hAnsi="Times New Roman"/>
          <w:color w:val="000000" w:themeColor="text1"/>
        </w:rPr>
        <w:t>Models included terms for weekly average temperature (</w:t>
      </w:r>
      <w:proofErr w:type="spellStart"/>
      <w:r w:rsidR="00CD6492"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wj</w:t>
      </w:r>
      <w:proofErr w:type="spellEnd"/>
      <w:r w:rsidR="00CD6492" w:rsidRPr="00C92C4D">
        <w:rPr>
          <w:rFonts w:ascii="Times New Roman" w:hAnsi="Times New Roman"/>
          <w:color w:val="000000" w:themeColor="text1"/>
        </w:rPr>
        <w:t>), ecosystem trophic treatment (</w:t>
      </w:r>
      <w:proofErr w:type="spellStart"/>
      <w:r w:rsidR="00CD6492" w:rsidRPr="00C92C4D">
        <w:rPr>
          <w:rFonts w:ascii="Times New Roman" w:hAnsi="Times New Roman"/>
          <w:color w:val="000000" w:themeColor="text1"/>
        </w:rPr>
        <w:t>Z</w:t>
      </w:r>
      <w:r w:rsidR="00CD6492" w:rsidRPr="00C92C4D">
        <w:rPr>
          <w:rFonts w:ascii="Times New Roman" w:hAnsi="Times New Roman"/>
          <w:color w:val="000000" w:themeColor="text1"/>
          <w:vertAlign w:val="subscript"/>
        </w:rPr>
        <w:t>j</w:t>
      </w:r>
      <w:proofErr w:type="spellEnd"/>
      <w:r w:rsidR="00CD6492" w:rsidRPr="00C92C4D">
        <w:rPr>
          <w:rFonts w:ascii="Times New Roman" w:hAnsi="Times New Roman"/>
          <w:color w:val="000000" w:themeColor="text1"/>
        </w:rPr>
        <w:t>) and their interaction, and a random effect for ecosystem identity. We</w:t>
      </w:r>
      <w:r w:rsidRPr="00C92C4D">
        <w:rPr>
          <w:rFonts w:ascii="Times New Roman" w:hAnsi="Times New Roman"/>
          <w:color w:val="000000" w:themeColor="text1"/>
        </w:rPr>
        <w:t xml:space="preserve"> 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4C5629">
        <w:rPr>
          <w:rFonts w:ascii="Times New Roman" w:hAnsi="Times New Roman"/>
          <w:color w:val="000000" w:themeColor="text1"/>
        </w:rPr>
        <w:t xml:space="preserve">We modeled 120 observations in 20 groups (ecosystems). </w:t>
      </w:r>
      <w:r w:rsidR="00BF65FE" w:rsidRPr="00C92C4D">
        <w:rPr>
          <w:rFonts w:ascii="Times New Roman" w:hAnsi="Times New Roman"/>
          <w:color w:val="000000" w:themeColor="text1"/>
        </w:rPr>
        <w:t xml:space="preserve">NA </w:t>
      </w:r>
      <w:r w:rsidR="00BF65FE">
        <w:rPr>
          <w:rFonts w:ascii="Times New Roman" w:hAnsi="Times New Roman"/>
          <w:color w:val="000000" w:themeColor="text1"/>
        </w:rPr>
        <w:t xml:space="preserve">indicates 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cs="Times New Roman"/>
          <w:color w:val="000000" w:themeColor="text1"/>
        </w:rPr>
        <w:t xml:space="preserve"> </w:t>
      </w:r>
      <w:r w:rsidR="00BF65FE" w:rsidRPr="00580995">
        <w:rPr>
          <w:rFonts w:ascii="Times New Roman" w:hAnsi="Times New Roman" w:cs="Times New Roman"/>
          <w:b/>
          <w:color w:val="000000" w:themeColor="text1"/>
        </w:rPr>
        <w:t xml:space="preserve"> </w:t>
      </w:r>
    </w:p>
    <w:p w14:paraId="372E4952" w14:textId="77777777" w:rsidR="004B5111" w:rsidRDefault="00EF49D8" w:rsidP="004B5111">
      <w:pPr>
        <w:widowControl w:val="0"/>
        <w:autoSpaceDE w:val="0"/>
        <w:autoSpaceDN w:val="0"/>
        <w:adjustRightInd w:val="0"/>
        <w:spacing w:after="0" w:line="480" w:lineRule="auto"/>
        <w:rPr>
          <w:rFonts w:ascii="Times New Roman" w:hAnsi="Times New Roman"/>
          <w:b/>
          <w:color w:val="000000" w:themeColor="text1"/>
        </w:rPr>
      </w:pPr>
      <w:r w:rsidRPr="00EF49D8">
        <w:rPr>
          <w:rFonts w:ascii="Times New Roman" w:hAnsi="Times New Roman"/>
          <w:noProof/>
        </w:rPr>
        <w:drawing>
          <wp:inline distT="0" distB="0" distL="0" distR="0" wp14:anchorId="2F389769" wp14:editId="0DAE845C">
            <wp:extent cx="575818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180" cy="1219200"/>
                    </a:xfrm>
                    <a:prstGeom prst="rect">
                      <a:avLst/>
                    </a:prstGeom>
                  </pic:spPr>
                </pic:pic>
              </a:graphicData>
            </a:graphic>
          </wp:inline>
        </w:drawing>
      </w:r>
    </w:p>
    <w:p w14:paraId="736B2C67" w14:textId="0923A2EE" w:rsidR="00CD6492" w:rsidRPr="004B5111" w:rsidRDefault="00CD6492" w:rsidP="004B5111">
      <w:pPr>
        <w:widowControl w:val="0"/>
        <w:autoSpaceDE w:val="0"/>
        <w:autoSpaceDN w:val="0"/>
        <w:adjustRightInd w:val="0"/>
        <w:spacing w:after="0" w:line="480" w:lineRule="auto"/>
        <w:rPr>
          <w:rFonts w:ascii="Times New Roman" w:hAnsi="Times New Roman"/>
        </w:rPr>
      </w:pPr>
      <w:r w:rsidRPr="00C92C4D">
        <w:rPr>
          <w:rFonts w:ascii="Times New Roman" w:hAnsi="Times New Roman"/>
          <w:b/>
          <w:color w:val="000000" w:themeColor="text1"/>
        </w:rPr>
        <w:t>Table 5:</w:t>
      </w:r>
      <w:r w:rsidRPr="00C92C4D">
        <w:rPr>
          <w:rFonts w:ascii="Times New Roman" w:hAnsi="Times New Roman"/>
          <w:color w:val="000000" w:themeColor="text1"/>
        </w:rPr>
        <w:t xml:space="preserve"> </w:t>
      </w:r>
      <w:r w:rsidRPr="00C92C4D">
        <w:rPr>
          <w:rFonts w:ascii="Times New Roman" w:hAnsi="Times New Roman"/>
          <w:b/>
          <w:color w:val="000000" w:themeColor="text1"/>
        </w:rPr>
        <w:t>Copepod density</w:t>
      </w:r>
      <w:r w:rsidRPr="00C92C4D">
        <w:rPr>
          <w:rFonts w:ascii="Times New Roman" w:hAnsi="Times New Roman"/>
          <w:color w:val="000000" w:themeColor="text1"/>
        </w:rPr>
        <w:t xml:space="preserve">: Results of model selection for copepod </w:t>
      </w:r>
      <w:proofErr w:type="spellStart"/>
      <w:r w:rsidRPr="00C92C4D">
        <w:rPr>
          <w:rFonts w:ascii="Times New Roman" w:hAnsi="Times New Roman"/>
          <w:i/>
          <w:color w:val="000000" w:themeColor="text1"/>
        </w:rPr>
        <w:t>spp</w:t>
      </w:r>
      <w:proofErr w:type="spellEnd"/>
      <w:r w:rsidRPr="00C92C4D">
        <w:rPr>
          <w:rFonts w:ascii="Times New Roman" w:hAnsi="Times New Roman"/>
          <w:i/>
          <w:color w:val="000000" w:themeColor="text1"/>
        </w:rPr>
        <w:t xml:space="preserve"> </w:t>
      </w:r>
      <w:r w:rsidRPr="00C92C4D">
        <w:rPr>
          <w:rFonts w:ascii="Times New Roman" w:hAnsi="Times New Roman"/>
          <w:color w:val="000000" w:themeColor="text1"/>
        </w:rPr>
        <w:t>abundance in ecosystems with grazers and with grazers and predators. We used Poisson regressions with ecosystem identity as a random effect [Methods</w:t>
      </w:r>
      <w:r w:rsidR="00261138" w:rsidRPr="00C92C4D">
        <w:rPr>
          <w:rFonts w:ascii="Times New Roman" w:hAnsi="Times New Roman"/>
          <w:color w:val="000000" w:themeColor="text1"/>
        </w:rPr>
        <w:t>: Statistical Analysis</w:t>
      </w:r>
      <w:r w:rsidRPr="00C92C4D">
        <w:rPr>
          <w:rFonts w:ascii="Times New Roman" w:hAnsi="Times New Roman"/>
          <w:color w:val="000000" w:themeColor="text1"/>
        </w:rPr>
        <w:t>].  Models included terms for weekly average temperature (</w:t>
      </w:r>
      <w:proofErr w:type="spellStart"/>
      <w:r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w:t>
      </w:r>
      <w:r w:rsidRPr="00C92C4D">
        <w:rPr>
          <w:rFonts w:ascii="Times New Roman" w:hAnsi="Times New Roman"/>
          <w:color w:val="000000" w:themeColor="text1"/>
          <w:vertAlign w:val="subscript"/>
        </w:rPr>
        <w:t>j</w:t>
      </w:r>
      <w:proofErr w:type="spellEnd"/>
      <w:r w:rsidRPr="00C92C4D">
        <w:rPr>
          <w:rFonts w:ascii="Times New Roman" w:hAnsi="Times New Roman"/>
          <w:color w:val="000000" w:themeColor="text1"/>
        </w:rPr>
        <w:t>), ecosystem trophic treatment (</w:t>
      </w:r>
      <w:proofErr w:type="spellStart"/>
      <w:r w:rsidRPr="00C92C4D">
        <w:rPr>
          <w:rFonts w:ascii="Times New Roman" w:hAnsi="Times New Roman"/>
          <w:color w:val="000000" w:themeColor="text1"/>
        </w:rPr>
        <w:t>Z</w:t>
      </w:r>
      <w:r w:rsidRPr="00C92C4D">
        <w:rPr>
          <w:rFonts w:ascii="Times New Roman" w:hAnsi="Times New Roman"/>
          <w:color w:val="000000" w:themeColor="text1"/>
          <w:vertAlign w:val="subscript"/>
        </w:rPr>
        <w:t>j</w:t>
      </w:r>
      <w:proofErr w:type="spellEnd"/>
      <w:r w:rsidRPr="00C92C4D">
        <w:rPr>
          <w:rFonts w:ascii="Times New Roman" w:hAnsi="Times New Roman"/>
          <w:color w:val="000000" w:themeColor="text1"/>
        </w:rPr>
        <w:t>) and their interaction, and a random effect for ecosystem identity. We 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4C5629">
        <w:rPr>
          <w:rFonts w:ascii="Times New Roman" w:hAnsi="Times New Roman"/>
          <w:color w:val="000000" w:themeColor="text1"/>
        </w:rPr>
        <w:t xml:space="preserve">We modeled 120 observations in 20 groups (ecosystems). </w:t>
      </w:r>
      <w:r w:rsidR="00BF65FE" w:rsidRPr="00C92C4D">
        <w:rPr>
          <w:rFonts w:ascii="Times New Roman" w:hAnsi="Times New Roman"/>
          <w:color w:val="000000" w:themeColor="text1"/>
        </w:rPr>
        <w:t xml:space="preserve">NA </w:t>
      </w:r>
      <w:r w:rsidR="00BF65FE">
        <w:rPr>
          <w:rFonts w:ascii="Times New Roman" w:hAnsi="Times New Roman"/>
          <w:color w:val="000000" w:themeColor="text1"/>
        </w:rPr>
        <w:t xml:space="preserve">indicates 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b/>
          <w:color w:val="000000" w:themeColor="text1"/>
        </w:rPr>
        <w:t xml:space="preserve"> </w:t>
      </w:r>
    </w:p>
    <w:p w14:paraId="76821E3D" w14:textId="450C13F1" w:rsidR="007F6043" w:rsidRDefault="00EF49D8" w:rsidP="00C92806">
      <w:pPr>
        <w:widowControl w:val="0"/>
        <w:autoSpaceDE w:val="0"/>
        <w:autoSpaceDN w:val="0"/>
        <w:adjustRightInd w:val="0"/>
        <w:spacing w:after="0" w:line="480" w:lineRule="auto"/>
        <w:rPr>
          <w:rFonts w:ascii="Times New Roman" w:hAnsi="Times New Roman"/>
        </w:rPr>
      </w:pPr>
      <w:r w:rsidRPr="00EF49D8">
        <w:rPr>
          <w:rFonts w:ascii="Times New Roman" w:hAnsi="Times New Roman"/>
          <w:noProof/>
        </w:rPr>
        <w:lastRenderedPageBreak/>
        <w:drawing>
          <wp:inline distT="0" distB="0" distL="0" distR="0" wp14:anchorId="7B65D83E" wp14:editId="19F41E3C">
            <wp:extent cx="5758180" cy="1233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180" cy="1233170"/>
                    </a:xfrm>
                    <a:prstGeom prst="rect">
                      <a:avLst/>
                    </a:prstGeom>
                  </pic:spPr>
                </pic:pic>
              </a:graphicData>
            </a:graphic>
          </wp:inline>
        </w:drawing>
      </w:r>
    </w:p>
    <w:p w14:paraId="63DD6728" w14:textId="11E16822" w:rsidR="00A345E2" w:rsidRDefault="00A345E2" w:rsidP="00C92806">
      <w:pPr>
        <w:widowControl w:val="0"/>
        <w:autoSpaceDE w:val="0"/>
        <w:autoSpaceDN w:val="0"/>
        <w:adjustRightInd w:val="0"/>
        <w:spacing w:after="0" w:line="480" w:lineRule="auto"/>
        <w:rPr>
          <w:rFonts w:ascii="Times New Roman" w:hAnsi="Times New Roman"/>
        </w:rPr>
      </w:pPr>
    </w:p>
    <w:p w14:paraId="0B80E73E" w14:textId="198F726A" w:rsidR="004B5111" w:rsidRPr="0032560D" w:rsidRDefault="004B5111" w:rsidP="004B5111">
      <w:pPr>
        <w:spacing w:after="0" w:line="480" w:lineRule="auto"/>
        <w:rPr>
          <w:rFonts w:ascii="Times New Roman" w:hAnsi="Times New Roman"/>
          <w:i/>
        </w:rPr>
      </w:pPr>
      <w:r w:rsidRPr="00E414C8">
        <w:rPr>
          <w:rFonts w:ascii="Times New Roman" w:hAnsi="Times New Roman"/>
          <w:b/>
        </w:rPr>
        <w:t>Figure 4:</w:t>
      </w:r>
      <w:r>
        <w:rPr>
          <w:rFonts w:ascii="Times New Roman" w:hAnsi="Times New Roman"/>
          <w:b/>
        </w:rPr>
        <w:t xml:space="preserve"> A) </w:t>
      </w:r>
      <w:r w:rsidRPr="0032560D">
        <w:rPr>
          <w:rFonts w:ascii="Times New Roman" w:hAnsi="Times New Roman"/>
        </w:rPr>
        <w:t xml:space="preserve">Total </w:t>
      </w:r>
      <w:r>
        <w:rPr>
          <w:rFonts w:ascii="Times New Roman" w:hAnsi="Times New Roman"/>
        </w:rPr>
        <w:t>z</w:t>
      </w:r>
      <w:r w:rsidRPr="00E414C8">
        <w:rPr>
          <w:rFonts w:ascii="Times New Roman" w:hAnsi="Times New Roman"/>
        </w:rPr>
        <w:t>ooplankton density</w:t>
      </w:r>
      <w:r>
        <w:rPr>
          <w:rFonts w:ascii="Times New Roman" w:hAnsi="Times New Roman"/>
        </w:rPr>
        <w:t xml:space="preserve"> (</w:t>
      </w:r>
      <w:proofErr w:type="spellStart"/>
      <w:r>
        <w:rPr>
          <w:rFonts w:ascii="Times New Roman" w:hAnsi="Times New Roman"/>
        </w:rPr>
        <w:t>ind</w:t>
      </w:r>
      <w:proofErr w:type="spellEnd"/>
      <w:r>
        <w:rPr>
          <w:rFonts w:ascii="Times New Roman" w:hAnsi="Times New Roman"/>
        </w:rPr>
        <w:t xml:space="preserve"> / 10L), comprising </w:t>
      </w:r>
      <w:r w:rsidRPr="0032560D">
        <w:rPr>
          <w:rFonts w:ascii="Times New Roman" w:hAnsi="Times New Roman"/>
          <w:i/>
        </w:rPr>
        <w:t>Daphnia</w:t>
      </w:r>
      <w:r>
        <w:rPr>
          <w:rFonts w:ascii="Times New Roman" w:hAnsi="Times New Roman"/>
        </w:rPr>
        <w:t xml:space="preserve"> and copepod taxa,</w:t>
      </w:r>
      <w:r>
        <w:rPr>
          <w:rFonts w:ascii="Times New Roman" w:hAnsi="Times New Roman"/>
          <w:b/>
        </w:rPr>
        <w:t xml:space="preserve"> </w:t>
      </w:r>
      <w:r w:rsidRPr="00E414C8">
        <w:rPr>
          <w:rFonts w:ascii="Times New Roman" w:hAnsi="Times New Roman"/>
        </w:rPr>
        <w:t>declined with increasing temperature</w:t>
      </w:r>
      <w:r>
        <w:rPr>
          <w:rFonts w:ascii="Times New Roman" w:hAnsi="Times New Roman"/>
          <w:b/>
        </w:rPr>
        <w:t xml:space="preserve"> </w:t>
      </w:r>
      <w:r>
        <w:rPr>
          <w:rFonts w:ascii="Times New Roman" w:hAnsi="Times New Roman"/>
        </w:rPr>
        <w:t xml:space="preserve">but not with predator presence. B) </w:t>
      </w:r>
      <w:r>
        <w:rPr>
          <w:rFonts w:ascii="Times New Roman" w:hAnsi="Times New Roman"/>
          <w:i/>
        </w:rPr>
        <w:t xml:space="preserve">Daphnia </w:t>
      </w:r>
      <w:r>
        <w:rPr>
          <w:rFonts w:ascii="Times New Roman" w:hAnsi="Times New Roman"/>
        </w:rPr>
        <w:t>density (</w:t>
      </w:r>
      <w:proofErr w:type="spellStart"/>
      <w:r>
        <w:rPr>
          <w:rFonts w:ascii="Times New Roman" w:hAnsi="Times New Roman"/>
        </w:rPr>
        <w:t>ind</w:t>
      </w:r>
      <w:proofErr w:type="spellEnd"/>
      <w:r>
        <w:rPr>
          <w:rFonts w:ascii="Times New Roman" w:hAnsi="Times New Roman"/>
        </w:rPr>
        <w:t>/L) declined with temperature and with predators</w:t>
      </w:r>
      <w:r w:rsidR="0010678E">
        <w:rPr>
          <w:rFonts w:ascii="Times New Roman" w:hAnsi="Times New Roman"/>
        </w:rPr>
        <w:t xml:space="preserve"> (gray line, vs black line indicating trend with no predators)</w:t>
      </w:r>
      <w:r>
        <w:rPr>
          <w:rFonts w:ascii="Times New Roman" w:hAnsi="Times New Roman"/>
        </w:rPr>
        <w:t xml:space="preserve"> (Table 4), and C) copepod </w:t>
      </w:r>
      <w:proofErr w:type="spellStart"/>
      <w:r w:rsidRPr="0010678E">
        <w:rPr>
          <w:rFonts w:ascii="Times New Roman" w:hAnsi="Times New Roman"/>
          <w:i/>
        </w:rPr>
        <w:t>spp</w:t>
      </w:r>
      <w:proofErr w:type="spellEnd"/>
      <w:r>
        <w:rPr>
          <w:rFonts w:ascii="Times New Roman" w:hAnsi="Times New Roman"/>
        </w:rPr>
        <w:t xml:space="preserve"> density (</w:t>
      </w:r>
      <w:proofErr w:type="spellStart"/>
      <w:r>
        <w:rPr>
          <w:rFonts w:ascii="Times New Roman" w:hAnsi="Times New Roman"/>
        </w:rPr>
        <w:t>ind</w:t>
      </w:r>
      <w:proofErr w:type="spellEnd"/>
      <w:r>
        <w:rPr>
          <w:rFonts w:ascii="Times New Roman" w:hAnsi="Times New Roman"/>
        </w:rPr>
        <w:t xml:space="preserve">/L) declined with temperature but not predators (Table 5). Lines are regression fits with negative </w:t>
      </w:r>
      <w:proofErr w:type="spellStart"/>
      <w:r>
        <w:rPr>
          <w:rFonts w:ascii="Times New Roman" w:hAnsi="Times New Roman"/>
        </w:rPr>
        <w:t>bionomial</w:t>
      </w:r>
      <w:proofErr w:type="spellEnd"/>
      <w:r>
        <w:rPr>
          <w:rFonts w:ascii="Times New Roman" w:hAnsi="Times New Roman"/>
        </w:rPr>
        <w:t xml:space="preserve"> (total zooplankton) or Poisson (</w:t>
      </w:r>
      <w:r w:rsidRPr="00D05A26">
        <w:rPr>
          <w:rFonts w:ascii="Times New Roman" w:hAnsi="Times New Roman"/>
          <w:i/>
        </w:rPr>
        <w:t>Daphnia</w:t>
      </w:r>
      <w:r>
        <w:rPr>
          <w:rFonts w:ascii="Times New Roman" w:hAnsi="Times New Roman"/>
        </w:rPr>
        <w:t xml:space="preserve">, copepods) zero-inflated error structures with ecosystem as a random effect for ecosystems with predators (gray dashed line) and without predators (black solid line). Each </w:t>
      </w:r>
      <w:proofErr w:type="spellStart"/>
      <w:r>
        <w:rPr>
          <w:rFonts w:ascii="Times New Roman" w:hAnsi="Times New Roman"/>
        </w:rPr>
        <w:t>datapoint</w:t>
      </w:r>
      <w:proofErr w:type="spellEnd"/>
      <w:r>
        <w:rPr>
          <w:rFonts w:ascii="Times New Roman" w:hAnsi="Times New Roman"/>
        </w:rPr>
        <w:t xml:space="preserve"> is an observed total zooplankton density for crustacean taxa (</w:t>
      </w:r>
      <w:r>
        <w:rPr>
          <w:rFonts w:ascii="Times New Roman" w:hAnsi="Times New Roman"/>
          <w:i/>
        </w:rPr>
        <w:t>Daphnia</w:t>
      </w:r>
      <w:r>
        <w:rPr>
          <w:rFonts w:ascii="Times New Roman" w:hAnsi="Times New Roman"/>
        </w:rPr>
        <w:t xml:space="preserve"> and copepods) in each ecosystem on a sampling date. </w:t>
      </w:r>
    </w:p>
    <w:p w14:paraId="0F649B8C" w14:textId="77777777" w:rsidR="004B5111" w:rsidRDefault="004B5111" w:rsidP="00C92806">
      <w:pPr>
        <w:widowControl w:val="0"/>
        <w:autoSpaceDE w:val="0"/>
        <w:autoSpaceDN w:val="0"/>
        <w:adjustRightInd w:val="0"/>
        <w:spacing w:after="0" w:line="480" w:lineRule="auto"/>
        <w:rPr>
          <w:rFonts w:ascii="Times New Roman" w:hAnsi="Times New Roman"/>
        </w:rPr>
      </w:pPr>
    </w:p>
    <w:p w14:paraId="6A1D5105" w14:textId="77777777" w:rsidR="00EC62FE" w:rsidRDefault="00EC62FE" w:rsidP="00C92806">
      <w:pPr>
        <w:widowControl w:val="0"/>
        <w:autoSpaceDE w:val="0"/>
        <w:autoSpaceDN w:val="0"/>
        <w:adjustRightInd w:val="0"/>
        <w:spacing w:after="0" w:line="480" w:lineRule="auto"/>
        <w:rPr>
          <w:rFonts w:ascii="Times New Roman" w:hAnsi="Times New Roman"/>
        </w:rPr>
      </w:pPr>
    </w:p>
    <w:p w14:paraId="67955986" w14:textId="1B4C61EB" w:rsidR="00CF7A4B" w:rsidRPr="00CF7A4B" w:rsidRDefault="007C171E" w:rsidP="005C6B53">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3: </w:t>
      </w:r>
      <w:r w:rsidR="0043653E">
        <w:rPr>
          <w:rFonts w:ascii="Times New Roman" w:hAnsi="Times New Roman"/>
        </w:rPr>
        <w:t xml:space="preserve">Across ecosystems higher temperatures increased </w:t>
      </w:r>
      <w:r w:rsidR="0043653E" w:rsidRPr="002B5C7C">
        <w:rPr>
          <w:rFonts w:ascii="Times New Roman" w:hAnsi="Times New Roman"/>
        </w:rPr>
        <w:t>net ecosystem oxygen production (N</w:t>
      </w:r>
      <w:r w:rsidR="0043653E">
        <w:rPr>
          <w:rFonts w:ascii="Times New Roman" w:hAnsi="Times New Roman"/>
        </w:rPr>
        <w:t>E</w:t>
      </w:r>
      <w:r w:rsidR="0043653E" w:rsidRPr="002B5C7C">
        <w:rPr>
          <w:rFonts w:ascii="Times New Roman" w:hAnsi="Times New Roman"/>
        </w:rPr>
        <w:t>P)</w:t>
      </w:r>
      <w:r w:rsidR="0043653E">
        <w:rPr>
          <w:rFonts w:ascii="Times New Roman" w:hAnsi="Times New Roman"/>
        </w:rPr>
        <w:t xml:space="preserve"> and respiration (ER) </w:t>
      </w:r>
      <w:r w:rsidR="0043653E" w:rsidRPr="002B5C7C">
        <w:rPr>
          <w:rFonts w:ascii="Times New Roman" w:hAnsi="Times New Roman"/>
        </w:rPr>
        <w:t xml:space="preserve">(Tables </w:t>
      </w:r>
      <w:r>
        <w:rPr>
          <w:rFonts w:ascii="Times New Roman" w:hAnsi="Times New Roman"/>
        </w:rPr>
        <w:t>6</w:t>
      </w:r>
      <w:r w:rsidR="0043653E">
        <w:rPr>
          <w:rFonts w:ascii="Times New Roman" w:hAnsi="Times New Roman"/>
        </w:rPr>
        <w:t xml:space="preserve">, </w:t>
      </w:r>
      <w:r>
        <w:rPr>
          <w:rFonts w:ascii="Times New Roman" w:hAnsi="Times New Roman"/>
        </w:rPr>
        <w:t>7;</w:t>
      </w:r>
      <w:r w:rsidR="0043653E">
        <w:rPr>
          <w:rFonts w:ascii="Times New Roman" w:hAnsi="Times New Roman"/>
        </w:rPr>
        <w:t xml:space="preserve"> Fig</w:t>
      </w:r>
      <w:r w:rsidR="00E028F6">
        <w:rPr>
          <w:rFonts w:ascii="Times New Roman" w:hAnsi="Times New Roman"/>
        </w:rPr>
        <w:t xml:space="preserve"> 5</w:t>
      </w:r>
      <w:r w:rsidR="0043653E" w:rsidRPr="002B5C7C">
        <w:rPr>
          <w:rFonts w:ascii="Times New Roman" w:hAnsi="Times New Roman"/>
        </w:rPr>
        <w:t>)</w:t>
      </w:r>
      <w:r w:rsidR="0043653E">
        <w:rPr>
          <w:rFonts w:ascii="Times New Roman" w:hAnsi="Times New Roman"/>
        </w:rPr>
        <w:t xml:space="preserve">. </w:t>
      </w:r>
      <w:r w:rsidR="00BD203C">
        <w:rPr>
          <w:rFonts w:ascii="Times New Roman" w:hAnsi="Times New Roman"/>
        </w:rPr>
        <w:t>The</w:t>
      </w:r>
      <w:r w:rsidR="0043653E">
        <w:rPr>
          <w:rFonts w:ascii="Times New Roman" w:hAnsi="Times New Roman"/>
        </w:rPr>
        <w:t xml:space="preserve"> </w:t>
      </w:r>
      <w:r w:rsidR="00D05A26">
        <w:rPr>
          <w:rFonts w:ascii="Times New Roman" w:hAnsi="Times New Roman"/>
        </w:rPr>
        <w:t>LMM</w:t>
      </w:r>
      <w:r w:rsidR="0043653E">
        <w:rPr>
          <w:rFonts w:ascii="Times New Roman" w:hAnsi="Times New Roman"/>
        </w:rPr>
        <w:t xml:space="preserve"> for NEP </w:t>
      </w:r>
      <w:r w:rsidR="00E028F6">
        <w:rPr>
          <w:rFonts w:ascii="Times New Roman" w:hAnsi="Times New Roman"/>
        </w:rPr>
        <w:t xml:space="preserve">(Table </w:t>
      </w:r>
      <w:r>
        <w:rPr>
          <w:rFonts w:ascii="Times New Roman" w:hAnsi="Times New Roman"/>
        </w:rPr>
        <w:t>6</w:t>
      </w:r>
      <w:r w:rsidR="00E028F6">
        <w:rPr>
          <w:rFonts w:ascii="Times New Roman" w:hAnsi="Times New Roman"/>
        </w:rPr>
        <w:t xml:space="preserve">) </w:t>
      </w:r>
      <w:r w:rsidR="0043653E">
        <w:rPr>
          <w:rFonts w:ascii="Times New Roman" w:hAnsi="Times New Roman"/>
        </w:rPr>
        <w:t>suggest</w:t>
      </w:r>
      <w:r w:rsidR="00662563">
        <w:rPr>
          <w:rFonts w:ascii="Times New Roman" w:hAnsi="Times New Roman"/>
        </w:rPr>
        <w:t>s</w:t>
      </w:r>
      <w:r w:rsidR="0043653E">
        <w:rPr>
          <w:rFonts w:ascii="Times New Roman" w:hAnsi="Times New Roman"/>
        </w:rPr>
        <w:t xml:space="preserve"> that</w:t>
      </w:r>
      <w:r w:rsidR="00E028F6">
        <w:rPr>
          <w:rFonts w:ascii="Times New Roman" w:hAnsi="Times New Roman"/>
        </w:rPr>
        <w:t xml:space="preserve"> ecosystem</w:t>
      </w:r>
      <w:r w:rsidR="0043653E">
        <w:rPr>
          <w:rFonts w:ascii="Times New Roman" w:hAnsi="Times New Roman"/>
        </w:rPr>
        <w:t xml:space="preserve"> temperature </w:t>
      </w:r>
      <w:r w:rsidR="00E028F6">
        <w:rPr>
          <w:rFonts w:ascii="Times New Roman" w:hAnsi="Times New Roman"/>
        </w:rPr>
        <w:t xml:space="preserve">and </w:t>
      </w:r>
      <w:r w:rsidR="0043653E">
        <w:rPr>
          <w:rFonts w:ascii="Times New Roman" w:hAnsi="Times New Roman"/>
        </w:rPr>
        <w:t xml:space="preserve">trophic </w:t>
      </w:r>
      <w:r w:rsidR="00E028F6">
        <w:rPr>
          <w:rFonts w:ascii="Times New Roman" w:hAnsi="Times New Roman"/>
        </w:rPr>
        <w:t>structure interact to influence ecosystem oxygen fluxes, yet their estimated temperature dependences did not appear to differ when confidence intervals were compared (Fig 3)</w:t>
      </w:r>
      <w:r w:rsidR="00BD203C">
        <w:rPr>
          <w:rFonts w:ascii="Times New Roman" w:hAnsi="Times New Roman"/>
        </w:rPr>
        <w:t>.</w:t>
      </w:r>
      <w:r w:rsidR="0043653E">
        <w:rPr>
          <w:rFonts w:ascii="Times New Roman" w:hAnsi="Times New Roman"/>
        </w:rPr>
        <w:t xml:space="preserve"> The estimated across-system temperature dependence of </w:t>
      </w:r>
      <w:r w:rsidR="0043653E" w:rsidRPr="0049195A">
        <w:rPr>
          <w:rFonts w:ascii="Times New Roman" w:hAnsi="Times New Roman"/>
        </w:rPr>
        <w:t>NEP</w:t>
      </w:r>
      <w:r w:rsidR="0043653E">
        <w:rPr>
          <w:rFonts w:ascii="Times New Roman" w:hAnsi="Times New Roman"/>
        </w:rPr>
        <w:t xml:space="preserve"> was the strongest in algae-only communities</w:t>
      </w:r>
      <w:r w:rsidR="00E028F6">
        <w:rPr>
          <w:rFonts w:ascii="Times New Roman" w:hAnsi="Times New Roman"/>
        </w:rPr>
        <w:t xml:space="preserve"> (Fig 5)</w:t>
      </w:r>
      <w:r w:rsidR="0043653E">
        <w:rPr>
          <w:rFonts w:ascii="Times New Roman" w:hAnsi="Times New Roman"/>
        </w:rPr>
        <w:t>, and confidence intervals for the temperature dependence term include 0 for the systems with predators</w:t>
      </w:r>
      <w:r w:rsidR="00E028F6">
        <w:rPr>
          <w:rFonts w:ascii="Times New Roman" w:hAnsi="Times New Roman"/>
        </w:rPr>
        <w:t xml:space="preserve"> (Fig 3)</w:t>
      </w:r>
      <w:r w:rsidR="0043653E" w:rsidRPr="002B5C7C">
        <w:rPr>
          <w:rFonts w:ascii="Times New Roman" w:hAnsi="Times New Roman"/>
        </w:rPr>
        <w:t xml:space="preserve">. </w:t>
      </w:r>
      <w:r w:rsidR="00BD203C">
        <w:rPr>
          <w:rFonts w:ascii="Times New Roman" w:hAnsi="Times New Roman"/>
        </w:rPr>
        <w:t>E</w:t>
      </w:r>
      <w:r w:rsidR="0043653E" w:rsidRPr="002B5C7C">
        <w:rPr>
          <w:rFonts w:ascii="Times New Roman" w:hAnsi="Times New Roman"/>
        </w:rPr>
        <w:t>cosystem respiration (ER) increased with temperature across ecosystems</w:t>
      </w:r>
      <w:r w:rsidR="0043653E">
        <w:rPr>
          <w:rFonts w:ascii="Times New Roman" w:hAnsi="Times New Roman"/>
        </w:rPr>
        <w:t xml:space="preserve"> (Fig </w:t>
      </w:r>
      <w:r w:rsidR="00E028F6">
        <w:rPr>
          <w:rFonts w:ascii="Times New Roman" w:hAnsi="Times New Roman"/>
        </w:rPr>
        <w:t>5</w:t>
      </w:r>
      <w:r w:rsidR="0043653E" w:rsidRPr="002B5C7C">
        <w:rPr>
          <w:rFonts w:ascii="Times New Roman" w:hAnsi="Times New Roman"/>
        </w:rPr>
        <w:t>)</w:t>
      </w:r>
      <w:r>
        <w:rPr>
          <w:rFonts w:ascii="Times New Roman" w:hAnsi="Times New Roman"/>
        </w:rPr>
        <w:t>,</w:t>
      </w:r>
      <w:r w:rsidR="0043653E">
        <w:rPr>
          <w:rFonts w:ascii="Times New Roman" w:hAnsi="Times New Roman"/>
        </w:rPr>
        <w:t xml:space="preserve"> </w:t>
      </w:r>
      <w:r w:rsidR="00854B64">
        <w:rPr>
          <w:rFonts w:ascii="Times New Roman" w:hAnsi="Times New Roman"/>
        </w:rPr>
        <w:t>and this effect did depend on trophic structure (Table 7).</w:t>
      </w:r>
      <w:r w:rsidR="0043653E">
        <w:rPr>
          <w:rFonts w:ascii="Times New Roman" w:hAnsi="Times New Roman"/>
        </w:rPr>
        <w:t xml:space="preserve"> </w:t>
      </w:r>
      <w:r w:rsidR="00854B64">
        <w:rPr>
          <w:rFonts w:ascii="Times New Roman" w:hAnsi="Times New Roman"/>
        </w:rPr>
        <w:t>T</w:t>
      </w:r>
      <w:r w:rsidR="0043653E">
        <w:rPr>
          <w:rFonts w:ascii="Times New Roman" w:hAnsi="Times New Roman"/>
        </w:rPr>
        <w:t xml:space="preserve">he </w:t>
      </w:r>
      <w:r w:rsidR="00E028F6">
        <w:rPr>
          <w:rFonts w:ascii="Times New Roman" w:hAnsi="Times New Roman"/>
        </w:rPr>
        <w:t>estimated temperature dependence</w:t>
      </w:r>
      <w:r w:rsidR="00854B64">
        <w:rPr>
          <w:rFonts w:ascii="Times New Roman" w:hAnsi="Times New Roman"/>
        </w:rPr>
        <w:t xml:space="preserve"> on NEP and ER was strongest in the algae-only systems, and weakest</w:t>
      </w:r>
      <w:r w:rsidR="0043653E">
        <w:rPr>
          <w:rFonts w:ascii="Times New Roman" w:hAnsi="Times New Roman"/>
        </w:rPr>
        <w:t xml:space="preserve"> </w:t>
      </w:r>
      <w:r w:rsidR="00E028F6">
        <w:rPr>
          <w:rFonts w:ascii="Times New Roman" w:hAnsi="Times New Roman"/>
        </w:rPr>
        <w:t xml:space="preserve">in </w:t>
      </w:r>
      <w:r w:rsidR="0043653E">
        <w:rPr>
          <w:rFonts w:ascii="Times New Roman" w:hAnsi="Times New Roman"/>
        </w:rPr>
        <w:t>systems with predators</w:t>
      </w:r>
      <w:r w:rsidR="00854B64">
        <w:rPr>
          <w:rFonts w:ascii="Times New Roman" w:hAnsi="Times New Roman"/>
        </w:rPr>
        <w:t xml:space="preserve"> </w:t>
      </w:r>
      <w:r w:rsidR="00E028F6">
        <w:rPr>
          <w:rFonts w:ascii="Times New Roman" w:hAnsi="Times New Roman"/>
        </w:rPr>
        <w:lastRenderedPageBreak/>
        <w:t>(Fig 3)</w:t>
      </w:r>
      <w:r w:rsidR="0043653E">
        <w:rPr>
          <w:rFonts w:ascii="Times New Roman" w:hAnsi="Times New Roman"/>
        </w:rPr>
        <w:t>.</w:t>
      </w:r>
    </w:p>
    <w:p w14:paraId="5B45AA3D" w14:textId="77777777" w:rsidR="00CF7A4B" w:rsidRDefault="00CF7A4B" w:rsidP="005C6B53">
      <w:pPr>
        <w:widowControl w:val="0"/>
        <w:autoSpaceDE w:val="0"/>
        <w:autoSpaceDN w:val="0"/>
        <w:adjustRightInd w:val="0"/>
        <w:spacing w:after="0" w:line="480" w:lineRule="auto"/>
        <w:rPr>
          <w:rFonts w:ascii="Times New Roman" w:hAnsi="Times New Roman"/>
          <w:b/>
          <w:color w:val="000000" w:themeColor="text1"/>
        </w:rPr>
      </w:pPr>
    </w:p>
    <w:p w14:paraId="0DE12944" w14:textId="3C549881" w:rsidR="003854DE" w:rsidRPr="005C6B53" w:rsidRDefault="009A7164" w:rsidP="005C6B53">
      <w:pPr>
        <w:widowControl w:val="0"/>
        <w:autoSpaceDE w:val="0"/>
        <w:autoSpaceDN w:val="0"/>
        <w:adjustRightInd w:val="0"/>
        <w:spacing w:after="0" w:line="480" w:lineRule="auto"/>
        <w:rPr>
          <w:rFonts w:ascii="Times New Roman" w:hAnsi="Times New Roman"/>
        </w:rPr>
      </w:pPr>
      <w:r w:rsidRPr="00BF65FE">
        <w:rPr>
          <w:rFonts w:ascii="Times New Roman" w:hAnsi="Times New Roman"/>
          <w:b/>
          <w:color w:val="000000" w:themeColor="text1"/>
        </w:rPr>
        <w:t xml:space="preserve">Table </w:t>
      </w:r>
      <w:r w:rsidR="006D6CD5">
        <w:rPr>
          <w:rFonts w:ascii="Times New Roman" w:hAnsi="Times New Roman"/>
          <w:b/>
          <w:color w:val="000000" w:themeColor="text1"/>
        </w:rPr>
        <w:t>6</w:t>
      </w:r>
      <w:r w:rsidRPr="00BF65FE">
        <w:rPr>
          <w:rFonts w:ascii="Times New Roman" w:hAnsi="Times New Roman"/>
          <w:b/>
          <w:color w:val="000000" w:themeColor="text1"/>
        </w:rPr>
        <w:t>:</w:t>
      </w:r>
      <w:r w:rsidRPr="00BF65FE">
        <w:rPr>
          <w:rFonts w:ascii="Times New Roman" w:hAnsi="Times New Roman"/>
          <w:color w:val="000000" w:themeColor="text1"/>
        </w:rPr>
        <w:t xml:space="preserve"> </w:t>
      </w:r>
      <w:r w:rsidRPr="00662563">
        <w:rPr>
          <w:rFonts w:ascii="Times New Roman" w:hAnsi="Times New Roman"/>
          <w:b/>
          <w:color w:val="000000" w:themeColor="text1"/>
        </w:rPr>
        <w:t xml:space="preserve">Results of model comparisons for effects of temperature and time on </w:t>
      </w:r>
      <w:r w:rsidR="00987CC7" w:rsidRPr="00662563">
        <w:rPr>
          <w:rFonts w:ascii="Times New Roman" w:hAnsi="Times New Roman"/>
          <w:b/>
          <w:color w:val="000000" w:themeColor="text1"/>
        </w:rPr>
        <w:t>net ecosystem productivity (</w:t>
      </w:r>
      <w:r w:rsidR="00C06BD5" w:rsidRPr="00662563">
        <w:rPr>
          <w:rFonts w:ascii="Times New Roman" w:hAnsi="Times New Roman"/>
          <w:b/>
          <w:color w:val="000000" w:themeColor="text1"/>
        </w:rPr>
        <w:t>NEP</w:t>
      </w:r>
      <w:r w:rsidR="00987CC7" w:rsidRPr="00662563">
        <w:rPr>
          <w:rFonts w:ascii="Times New Roman" w:hAnsi="Times New Roman"/>
          <w:b/>
          <w:color w:val="000000" w:themeColor="text1"/>
        </w:rPr>
        <w:t>)</w:t>
      </w:r>
      <w:r w:rsidRPr="00BF65FE">
        <w:rPr>
          <w:rFonts w:ascii="Times New Roman" w:hAnsi="Times New Roman"/>
          <w:color w:val="000000" w:themeColor="text1"/>
        </w:rPr>
        <w:t xml:space="preserve"> based on AIC weight (</w:t>
      </w:r>
      <w:r w:rsidRPr="00BF65FE">
        <w:rPr>
          <w:rFonts w:ascii="Times New Roman" w:hAnsi="Times New Roman"/>
          <w:i/>
          <w:color w:val="000000" w:themeColor="text1"/>
        </w:rPr>
        <w:t>w</w:t>
      </w:r>
      <w:r w:rsidRPr="00BF65FE">
        <w:rPr>
          <w:rFonts w:ascii="Times New Roman" w:hAnsi="Times New Roman"/>
          <w:color w:val="000000" w:themeColor="text1"/>
        </w:rPr>
        <w:t xml:space="preserve">) and </w:t>
      </w:r>
      <w:proofErr w:type="spellStart"/>
      <w:r w:rsidRPr="00BF65FE">
        <w:rPr>
          <w:rFonts w:ascii="Times New Roman" w:hAnsi="Times New Roman"/>
          <w:color w:val="000000" w:themeColor="text1"/>
        </w:rPr>
        <w:t>δAIC</w:t>
      </w:r>
      <w:r w:rsidR="00987CC7" w:rsidRPr="00BF65FE">
        <w:rPr>
          <w:rFonts w:ascii="Times New Roman" w:hAnsi="Times New Roman"/>
          <w:color w:val="000000" w:themeColor="text1"/>
          <w:vertAlign w:val="subscript"/>
        </w:rPr>
        <w:t>C</w:t>
      </w:r>
      <w:proofErr w:type="spellEnd"/>
      <w:r w:rsidRPr="00BF65FE">
        <w:rPr>
          <w:rFonts w:ascii="Times New Roman" w:hAnsi="Times New Roman"/>
          <w:color w:val="000000" w:themeColor="text1"/>
        </w:rPr>
        <w:t xml:space="preserve"> values. Nested versions of the full model (</w:t>
      </w:r>
      <w:proofErr w:type="spellStart"/>
      <w:r w:rsidRPr="00BF65FE">
        <w:rPr>
          <w:rFonts w:ascii="Times New Roman" w:hAnsi="Times New Roman"/>
          <w:color w:val="000000" w:themeColor="text1"/>
        </w:rPr>
        <w:t>Eqn</w:t>
      </w:r>
      <w:proofErr w:type="spellEnd"/>
      <w:r w:rsidRPr="00BF65FE">
        <w:rPr>
          <w:rFonts w:ascii="Times New Roman" w:hAnsi="Times New Roman"/>
          <w:color w:val="000000" w:themeColor="text1"/>
        </w:rPr>
        <w:t xml:space="preserve"> </w:t>
      </w:r>
      <w:r w:rsidR="00A54A90" w:rsidRPr="00BF65FE">
        <w:rPr>
          <w:rFonts w:ascii="Times New Roman" w:hAnsi="Times New Roman"/>
          <w:color w:val="000000" w:themeColor="text1"/>
        </w:rPr>
        <w:t>11</w:t>
      </w:r>
      <w:r w:rsidRPr="00BF65FE">
        <w:rPr>
          <w:rFonts w:ascii="Times New Roman" w:hAnsi="Times New Roman"/>
          <w:color w:val="000000" w:themeColor="text1"/>
        </w:rPr>
        <w:t xml:space="preserve">, Methods). Response variables are modelled as functions of temperature </w:t>
      </w:r>
      <w:proofErr w:type="spellStart"/>
      <w:r w:rsidRPr="000F34DF">
        <w:rPr>
          <w:rFonts w:ascii="Times New Roman" w:hAnsi="Times New Roman"/>
          <w:color w:val="000000" w:themeColor="text1"/>
        </w:rPr>
        <w:t>T</w:t>
      </w:r>
      <w:r w:rsidR="000F34DF">
        <w:rPr>
          <w:rFonts w:ascii="Times New Roman" w:hAnsi="Times New Roman"/>
          <w:color w:val="000000" w:themeColor="text1"/>
          <w:vertAlign w:val="subscript"/>
        </w:rPr>
        <w:t>w</w:t>
      </w:r>
      <w:r w:rsidRPr="000F34DF">
        <w:rPr>
          <w:rFonts w:ascii="Times New Roman" w:hAnsi="Times New Roman"/>
          <w:color w:val="000000" w:themeColor="text1"/>
          <w:vertAlign w:val="subscript"/>
        </w:rPr>
        <w:t>j</w:t>
      </w:r>
      <w:proofErr w:type="spellEnd"/>
      <w:r w:rsidRPr="00BF65FE">
        <w:rPr>
          <w:rFonts w:ascii="Times New Roman" w:hAnsi="Times New Roman"/>
          <w:i/>
          <w:color w:val="000000" w:themeColor="text1"/>
        </w:rPr>
        <w:t xml:space="preserve"> </w:t>
      </w:r>
      <w:r w:rsidRPr="00BF65FE">
        <w:rPr>
          <w:rFonts w:ascii="Times New Roman" w:hAnsi="Times New Roman"/>
          <w:color w:val="000000" w:themeColor="text1"/>
        </w:rPr>
        <w:t xml:space="preserve">for each tank </w:t>
      </w:r>
      <w:r w:rsidRPr="00BF65FE">
        <w:rPr>
          <w:rFonts w:ascii="Times New Roman" w:hAnsi="Times New Roman"/>
          <w:i/>
          <w:color w:val="000000" w:themeColor="text1"/>
        </w:rPr>
        <w:t>j</w:t>
      </w:r>
      <w:r w:rsidRPr="00BF65FE">
        <w:rPr>
          <w:rFonts w:ascii="Times New Roman" w:hAnsi="Times New Roman"/>
          <w:color w:val="000000" w:themeColor="text1"/>
        </w:rPr>
        <w:t xml:space="preserve"> on week </w:t>
      </w:r>
      <w:r w:rsidR="000F34DF">
        <w:rPr>
          <w:rFonts w:ascii="Times New Roman" w:hAnsi="Times New Roman"/>
          <w:i/>
          <w:color w:val="000000" w:themeColor="text1"/>
        </w:rPr>
        <w:t>w</w:t>
      </w:r>
      <w:r w:rsidRPr="00BF65FE">
        <w:rPr>
          <w:rFonts w:ascii="Times New Roman" w:hAnsi="Times New Roman"/>
          <w:color w:val="000000" w:themeColor="text1"/>
        </w:rPr>
        <w:t xml:space="preserve"> relative to the mean temperature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oMath>
      <w:r w:rsidRPr="00BF65FE">
        <w:rPr>
          <w:rFonts w:ascii="Times New Roman" w:hAnsi="Times New Roman"/>
          <w:color w:val="000000" w:themeColor="text1"/>
        </w:rPr>
        <w:t xml:space="preserve"> for tank </w:t>
      </w:r>
      <w:r w:rsidRPr="00BF65FE">
        <w:rPr>
          <w:rFonts w:ascii="Times New Roman" w:hAnsi="Times New Roman"/>
          <w:i/>
          <w:color w:val="000000" w:themeColor="text1"/>
        </w:rPr>
        <w:t>j</w:t>
      </w:r>
      <w:r w:rsidRPr="00BF65FE">
        <w:rPr>
          <w:rFonts w:ascii="Times New Roman" w:hAnsi="Times New Roman"/>
          <w:color w:val="000000" w:themeColor="text1"/>
        </w:rPr>
        <w:t xml:space="preserve"> over all weeks (T in Kelvin), and </w:t>
      </w:r>
      <w:r w:rsidR="00FB67C9">
        <w:rPr>
          <w:rFonts w:ascii="Times New Roman" w:hAnsi="Times New Roman"/>
          <w:color w:val="000000" w:themeColor="text1"/>
        </w:rPr>
        <w:t>trophic structure</w:t>
      </w:r>
      <w:r w:rsidRPr="00BF65FE">
        <w:rPr>
          <w:rFonts w:ascii="Times New Roman" w:hAnsi="Times New Roman"/>
          <w:color w:val="000000" w:themeColor="text1"/>
        </w:rPr>
        <w:t xml:space="preserve"> (</w:t>
      </w:r>
      <w:proofErr w:type="spellStart"/>
      <w:r w:rsidR="00E32C67" w:rsidRPr="000F34DF">
        <w:rPr>
          <w:rFonts w:ascii="Times New Roman" w:hAnsi="Times New Roman"/>
          <w:color w:val="000000" w:themeColor="text1"/>
        </w:rPr>
        <w:t>Z</w:t>
      </w:r>
      <w:r w:rsidR="00BE254C" w:rsidRPr="000F34DF">
        <w:rPr>
          <w:rFonts w:ascii="Times New Roman" w:hAnsi="Times New Roman"/>
          <w:color w:val="000000" w:themeColor="text1"/>
        </w:rPr>
        <w:t>j</w:t>
      </w:r>
      <w:proofErr w:type="spellEnd"/>
      <w:r w:rsidRPr="00BF65FE">
        <w:rPr>
          <w:rFonts w:ascii="Times New Roman" w:hAnsi="Times New Roman"/>
          <w:color w:val="000000" w:themeColor="text1"/>
        </w:rPr>
        <w:t>). Models included a random effect for the experimental unit – tanks with and without predators receiving the same power inputs. See Methods for additional details on modeling.</w:t>
      </w:r>
      <w:r w:rsidR="00BF65FE" w:rsidRPr="00BF65FE">
        <w:rPr>
          <w:rFonts w:ascii="Times New Roman" w:hAnsi="Times New Roman"/>
          <w:color w:val="000000" w:themeColor="text1"/>
        </w:rPr>
        <w:t xml:space="preserve"> </w:t>
      </w:r>
      <w:r w:rsidR="00662563">
        <w:rPr>
          <w:rFonts w:ascii="Times New Roman" w:hAnsi="Times New Roman"/>
          <w:color w:val="000000" w:themeColor="text1"/>
        </w:rPr>
        <w:t xml:space="preserve">The model was fit to 219 observations in 30 groups. </w:t>
      </w:r>
      <w:r w:rsidR="00907D2B">
        <w:rPr>
          <w:rFonts w:ascii="Times New Roman" w:hAnsi="Times New Roman"/>
          <w:color w:val="000000" w:themeColor="text1"/>
        </w:rPr>
        <w:t>The full model (</w:t>
      </w:r>
      <w:proofErr w:type="spellStart"/>
      <w:r w:rsidR="00907D2B">
        <w:rPr>
          <w:rFonts w:ascii="Times New Roman" w:hAnsi="Times New Roman"/>
          <w:color w:val="000000" w:themeColor="text1"/>
        </w:rPr>
        <w:t>modNEPF</w:t>
      </w:r>
      <w:proofErr w:type="spellEnd"/>
      <w:r w:rsidR="00907D2B">
        <w:rPr>
          <w:rFonts w:ascii="Times New Roman" w:hAnsi="Times New Roman"/>
          <w:color w:val="000000" w:themeColor="text1"/>
        </w:rPr>
        <w:t>) includes all terms, and models representing alternate hypotheses excluded terms indicated by ‘NA’.</w:t>
      </w:r>
      <w:r w:rsidR="00907D2B" w:rsidRPr="00580995">
        <w:rPr>
          <w:rFonts w:ascii="Times New Roman" w:hAnsi="Times New Roman"/>
          <w:color w:val="000000" w:themeColor="text1"/>
        </w:rPr>
        <w:t xml:space="preserve"> </w:t>
      </w:r>
      <w:r w:rsidR="00907D2B">
        <w:rPr>
          <w:rFonts w:ascii="Times New Roman" w:hAnsi="Times New Roman"/>
          <w:color w:val="000000" w:themeColor="text1"/>
        </w:rPr>
        <w:t>Values indicate model-estimated coefficients. Coefficients were pooled (Methods: Statistical Analysis) to estimate slopes and intercepts for Fig 3 and 5.</w:t>
      </w:r>
      <w:r w:rsidR="00907D2B" w:rsidRPr="00580995">
        <w:rPr>
          <w:rFonts w:ascii="Times New Roman" w:hAnsi="Times New Roman"/>
          <w:color w:val="000000" w:themeColor="text1"/>
        </w:rPr>
        <w:t xml:space="preserve"> </w:t>
      </w:r>
      <w:r w:rsidR="00907D2B" w:rsidRPr="00580995">
        <w:rPr>
          <w:rFonts w:ascii="Times New Roman" w:hAnsi="Times New Roman"/>
          <w:b/>
          <w:color w:val="000000" w:themeColor="text1"/>
        </w:rPr>
        <w:t xml:space="preserve"> </w:t>
      </w:r>
    </w:p>
    <w:p w14:paraId="33FEA74C" w14:textId="3DB9019D" w:rsidR="00907D2B" w:rsidRDefault="001871E0" w:rsidP="00907D2B">
      <w:pPr>
        <w:widowControl w:val="0"/>
        <w:autoSpaceDE w:val="0"/>
        <w:autoSpaceDN w:val="0"/>
        <w:adjustRightInd w:val="0"/>
        <w:spacing w:after="0" w:line="480" w:lineRule="auto"/>
        <w:rPr>
          <w:lang w:val="en-US"/>
        </w:rPr>
      </w:pPr>
      <w:r w:rsidRPr="001871E0">
        <w:rPr>
          <w:noProof/>
          <w:lang w:val="en-US"/>
        </w:rPr>
        <w:drawing>
          <wp:inline distT="0" distB="0" distL="0" distR="0" wp14:anchorId="7D7FA9F1" wp14:editId="43E3AA6C">
            <wp:extent cx="5758180" cy="1694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180" cy="1694815"/>
                    </a:xfrm>
                    <a:prstGeom prst="rect">
                      <a:avLst/>
                    </a:prstGeom>
                  </pic:spPr>
                </pic:pic>
              </a:graphicData>
            </a:graphic>
          </wp:inline>
        </w:drawing>
      </w:r>
    </w:p>
    <w:p w14:paraId="45EE76FA" w14:textId="77777777" w:rsidR="00907D2B" w:rsidRDefault="00907D2B" w:rsidP="00907D2B">
      <w:pPr>
        <w:widowControl w:val="0"/>
        <w:autoSpaceDE w:val="0"/>
        <w:autoSpaceDN w:val="0"/>
        <w:adjustRightInd w:val="0"/>
        <w:spacing w:after="0" w:line="480" w:lineRule="auto"/>
        <w:rPr>
          <w:rFonts w:ascii="Times" w:hAnsi="Times"/>
          <w:color w:val="000000" w:themeColor="text1"/>
          <w:lang w:val="en-US"/>
        </w:rPr>
      </w:pPr>
    </w:p>
    <w:p w14:paraId="27FCECA4" w14:textId="30E46B20" w:rsidR="00E028F6" w:rsidRPr="00907D2B" w:rsidRDefault="00E028F6" w:rsidP="00907D2B">
      <w:pPr>
        <w:widowControl w:val="0"/>
        <w:autoSpaceDE w:val="0"/>
        <w:autoSpaceDN w:val="0"/>
        <w:adjustRightInd w:val="0"/>
        <w:spacing w:after="0" w:line="480" w:lineRule="auto"/>
        <w:rPr>
          <w:rFonts w:ascii="Times" w:hAnsi="Times"/>
          <w:color w:val="000000" w:themeColor="text1"/>
          <w:lang w:val="en-US"/>
        </w:rPr>
      </w:pPr>
      <w:r w:rsidRPr="00907D2B">
        <w:rPr>
          <w:rFonts w:ascii="Times" w:hAnsi="Times"/>
          <w:b/>
          <w:color w:val="000000" w:themeColor="text1"/>
          <w:lang w:val="en-US"/>
        </w:rPr>
        <w:t xml:space="preserve">Table </w:t>
      </w:r>
      <w:r w:rsidR="006D6CD5" w:rsidRPr="00907D2B">
        <w:rPr>
          <w:rFonts w:ascii="Times" w:hAnsi="Times"/>
          <w:b/>
          <w:color w:val="000000" w:themeColor="text1"/>
          <w:lang w:val="en-US"/>
        </w:rPr>
        <w:t>7</w:t>
      </w:r>
      <w:r w:rsidRPr="00907D2B">
        <w:rPr>
          <w:rFonts w:ascii="Times" w:hAnsi="Times"/>
          <w:b/>
          <w:color w:val="000000" w:themeColor="text1"/>
          <w:lang w:val="en-US"/>
        </w:rPr>
        <w:t xml:space="preserve">: </w:t>
      </w:r>
      <w:r w:rsidR="00987CC7" w:rsidRPr="00907D2B">
        <w:rPr>
          <w:rFonts w:ascii="Times" w:hAnsi="Times"/>
          <w:b/>
          <w:color w:val="000000" w:themeColor="text1"/>
          <w:lang w:val="en-US"/>
        </w:rPr>
        <w:t xml:space="preserve">Results of model </w:t>
      </w:r>
      <w:r w:rsidR="00662563" w:rsidRPr="00907D2B">
        <w:rPr>
          <w:rFonts w:ascii="Times" w:hAnsi="Times"/>
          <w:b/>
          <w:color w:val="000000" w:themeColor="text1"/>
          <w:lang w:val="en-US"/>
        </w:rPr>
        <w:t>comparison</w:t>
      </w:r>
      <w:r w:rsidRPr="00907D2B">
        <w:rPr>
          <w:rFonts w:ascii="Times" w:hAnsi="Times"/>
          <w:b/>
          <w:color w:val="000000" w:themeColor="text1"/>
          <w:lang w:val="en-US"/>
        </w:rPr>
        <w:t xml:space="preserve"> </w:t>
      </w:r>
      <w:r w:rsidR="00987CC7" w:rsidRPr="00907D2B">
        <w:rPr>
          <w:rFonts w:ascii="Times" w:hAnsi="Times"/>
          <w:b/>
          <w:color w:val="000000" w:themeColor="text1"/>
        </w:rPr>
        <w:t>for effects of temperature and time on ecosystem respiration (ER)</w:t>
      </w:r>
      <w:r w:rsidR="00987CC7" w:rsidRPr="00907D2B">
        <w:rPr>
          <w:rFonts w:ascii="Times" w:hAnsi="Times"/>
          <w:color w:val="000000" w:themeColor="text1"/>
        </w:rPr>
        <w:t xml:space="preserve"> based on AIC weight (w) and </w:t>
      </w:r>
      <w:proofErr w:type="spellStart"/>
      <w:r w:rsidR="00987CC7" w:rsidRPr="00907D2B">
        <w:rPr>
          <w:rFonts w:ascii="Times" w:hAnsi="Times"/>
          <w:color w:val="000000" w:themeColor="text1"/>
        </w:rPr>
        <w:t>δAIC</w:t>
      </w:r>
      <w:r w:rsidR="00987CC7" w:rsidRPr="00907D2B">
        <w:rPr>
          <w:rFonts w:ascii="Times" w:hAnsi="Times"/>
          <w:color w:val="000000" w:themeColor="text1"/>
          <w:vertAlign w:val="subscript"/>
        </w:rPr>
        <w:t>C</w:t>
      </w:r>
      <w:proofErr w:type="spellEnd"/>
      <w:r w:rsidR="00987CC7" w:rsidRPr="00907D2B">
        <w:rPr>
          <w:rFonts w:ascii="Times" w:hAnsi="Times"/>
          <w:color w:val="000000" w:themeColor="text1"/>
        </w:rPr>
        <w:t xml:space="preserve"> values. Nested versions of the full model (</w:t>
      </w:r>
      <w:proofErr w:type="spellStart"/>
      <w:r w:rsidR="00987CC7" w:rsidRPr="00907D2B">
        <w:rPr>
          <w:rFonts w:ascii="Times" w:hAnsi="Times"/>
          <w:color w:val="000000" w:themeColor="text1"/>
        </w:rPr>
        <w:t>Eqn</w:t>
      </w:r>
      <w:proofErr w:type="spellEnd"/>
      <w:r w:rsidR="00987CC7" w:rsidRPr="00907D2B">
        <w:rPr>
          <w:rFonts w:ascii="Times" w:hAnsi="Times"/>
          <w:color w:val="000000" w:themeColor="text1"/>
        </w:rPr>
        <w:t xml:space="preserve"> 11, Methods). Response variables are modelled as functions of temperature </w:t>
      </w:r>
      <w:proofErr w:type="spellStart"/>
      <w:r w:rsidR="00987CC7" w:rsidRPr="00907D2B">
        <w:rPr>
          <w:rFonts w:ascii="Times" w:hAnsi="Times"/>
          <w:color w:val="000000" w:themeColor="text1"/>
        </w:rPr>
        <w:t>T</w:t>
      </w:r>
      <w:r w:rsidR="000F34DF" w:rsidRPr="00907D2B">
        <w:rPr>
          <w:rFonts w:ascii="Times" w:hAnsi="Times"/>
          <w:color w:val="000000" w:themeColor="text1"/>
          <w:vertAlign w:val="subscript"/>
        </w:rPr>
        <w:t>w</w:t>
      </w:r>
      <w:r w:rsidR="00987CC7" w:rsidRPr="00907D2B">
        <w:rPr>
          <w:rFonts w:ascii="Times" w:hAnsi="Times"/>
          <w:color w:val="000000" w:themeColor="text1"/>
          <w:vertAlign w:val="subscript"/>
        </w:rPr>
        <w:t>j</w:t>
      </w:r>
      <w:proofErr w:type="spellEnd"/>
      <w:r w:rsidR="00987CC7" w:rsidRPr="00907D2B">
        <w:rPr>
          <w:rFonts w:ascii="Times" w:hAnsi="Times"/>
          <w:color w:val="000000" w:themeColor="text1"/>
        </w:rPr>
        <w:t xml:space="preserve"> for each tank </w:t>
      </w:r>
      <w:r w:rsidR="00987CC7" w:rsidRPr="00907D2B">
        <w:rPr>
          <w:rFonts w:ascii="Times" w:hAnsi="Times"/>
          <w:i/>
          <w:color w:val="000000" w:themeColor="text1"/>
        </w:rPr>
        <w:t>j</w:t>
      </w:r>
      <w:r w:rsidR="00987CC7" w:rsidRPr="00907D2B">
        <w:rPr>
          <w:rFonts w:ascii="Times" w:hAnsi="Times"/>
          <w:color w:val="000000" w:themeColor="text1"/>
        </w:rPr>
        <w:t xml:space="preserve"> on week </w:t>
      </w:r>
      <w:r w:rsidR="000F34DF" w:rsidRPr="00907D2B">
        <w:rPr>
          <w:rFonts w:ascii="Times" w:hAnsi="Times"/>
          <w:i/>
          <w:color w:val="000000" w:themeColor="text1"/>
        </w:rPr>
        <w:t>w</w:t>
      </w:r>
      <w:r w:rsidR="00987CC7" w:rsidRPr="00907D2B">
        <w:rPr>
          <w:rFonts w:ascii="Times" w:hAnsi="Times"/>
          <w:color w:val="000000" w:themeColor="text1"/>
        </w:rPr>
        <w:t xml:space="preserve"> relative to the mean temperature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oMath>
      <w:r w:rsidR="00987CC7" w:rsidRPr="00907D2B">
        <w:rPr>
          <w:rFonts w:ascii="Times" w:hAnsi="Times"/>
          <w:color w:val="000000" w:themeColor="text1"/>
        </w:rPr>
        <w:t xml:space="preserve"> for tank </w:t>
      </w:r>
      <w:r w:rsidR="00987CC7" w:rsidRPr="00907D2B">
        <w:rPr>
          <w:rFonts w:ascii="Times" w:hAnsi="Times"/>
          <w:i/>
          <w:color w:val="000000" w:themeColor="text1"/>
        </w:rPr>
        <w:t>j</w:t>
      </w:r>
      <w:r w:rsidR="00987CC7" w:rsidRPr="00907D2B">
        <w:rPr>
          <w:rFonts w:ascii="Times" w:hAnsi="Times"/>
          <w:color w:val="000000" w:themeColor="text1"/>
        </w:rPr>
        <w:t xml:space="preserve"> over all weeks (T in Kelvin), and </w:t>
      </w:r>
      <w:r w:rsidR="00FB67C9" w:rsidRPr="00907D2B">
        <w:rPr>
          <w:rFonts w:ascii="Times" w:hAnsi="Times"/>
          <w:color w:val="000000" w:themeColor="text1"/>
        </w:rPr>
        <w:t>trophic structure</w:t>
      </w:r>
      <w:r w:rsidR="00987CC7" w:rsidRPr="00907D2B">
        <w:rPr>
          <w:rFonts w:ascii="Times" w:hAnsi="Times"/>
          <w:color w:val="000000" w:themeColor="text1"/>
        </w:rPr>
        <w:t xml:space="preserve"> (</w:t>
      </w:r>
      <w:proofErr w:type="spellStart"/>
      <w:r w:rsidR="00987CC7" w:rsidRPr="00907D2B">
        <w:rPr>
          <w:rFonts w:ascii="Times" w:hAnsi="Times"/>
          <w:color w:val="000000" w:themeColor="text1"/>
        </w:rPr>
        <w:t>Z</w:t>
      </w:r>
      <w:r w:rsidR="00987CC7" w:rsidRPr="00907D2B">
        <w:rPr>
          <w:rFonts w:ascii="Times" w:hAnsi="Times"/>
          <w:color w:val="000000" w:themeColor="text1"/>
          <w:vertAlign w:val="subscript"/>
        </w:rPr>
        <w:t>j</w:t>
      </w:r>
      <w:proofErr w:type="spellEnd"/>
      <w:r w:rsidR="00987CC7" w:rsidRPr="00907D2B">
        <w:rPr>
          <w:rFonts w:ascii="Times" w:hAnsi="Times"/>
          <w:color w:val="000000" w:themeColor="text1"/>
        </w:rPr>
        <w:t xml:space="preserve">). Models included a random effect for the experimental unit – tanks with and without predators receiving the same power inputs. </w:t>
      </w:r>
      <w:r w:rsidR="00907D2B" w:rsidRPr="00907D2B">
        <w:rPr>
          <w:rFonts w:ascii="Times" w:hAnsi="Times"/>
          <w:color w:val="000000" w:themeColor="text1"/>
        </w:rPr>
        <w:t xml:space="preserve">The model was fit to 240 </w:t>
      </w:r>
      <w:r w:rsidR="00907D2B" w:rsidRPr="00907D2B">
        <w:rPr>
          <w:rFonts w:ascii="Times" w:hAnsi="Times"/>
          <w:color w:val="000000" w:themeColor="text1"/>
        </w:rPr>
        <w:lastRenderedPageBreak/>
        <w:t xml:space="preserve">observations in 30 groups. </w:t>
      </w:r>
      <w:r w:rsidR="00987CC7" w:rsidRPr="00907D2B">
        <w:rPr>
          <w:rFonts w:ascii="Times" w:hAnsi="Times"/>
          <w:color w:val="000000" w:themeColor="text1"/>
        </w:rPr>
        <w:t>See Methods for additional details on modeling.</w:t>
      </w:r>
    </w:p>
    <w:p w14:paraId="25FF35BB" w14:textId="04403B44" w:rsidR="00B95056" w:rsidRDefault="001871E0" w:rsidP="001871E0">
      <w:pPr>
        <w:widowControl w:val="0"/>
        <w:autoSpaceDE w:val="0"/>
        <w:autoSpaceDN w:val="0"/>
        <w:adjustRightInd w:val="0"/>
        <w:spacing w:after="0" w:line="480" w:lineRule="auto"/>
        <w:rPr>
          <w:rFonts w:ascii="Times New Roman" w:hAnsi="Times New Roman"/>
          <w:lang w:val="en-US"/>
        </w:rPr>
      </w:pPr>
      <w:r w:rsidRPr="001871E0">
        <w:rPr>
          <w:rFonts w:ascii="Times New Roman" w:hAnsi="Times New Roman"/>
          <w:noProof/>
          <w:lang w:val="en-US"/>
        </w:rPr>
        <w:drawing>
          <wp:inline distT="0" distB="0" distL="0" distR="0" wp14:anchorId="0A85A4F0" wp14:editId="3B2BB9A4">
            <wp:extent cx="5758180" cy="1748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180" cy="1748155"/>
                    </a:xfrm>
                    <a:prstGeom prst="rect">
                      <a:avLst/>
                    </a:prstGeom>
                  </pic:spPr>
                </pic:pic>
              </a:graphicData>
            </a:graphic>
          </wp:inline>
        </w:drawing>
      </w:r>
    </w:p>
    <w:p w14:paraId="5B4FDCEE" w14:textId="21758058" w:rsidR="0077133D" w:rsidRDefault="0077133D" w:rsidP="00B13135">
      <w:pPr>
        <w:widowControl w:val="0"/>
        <w:autoSpaceDE w:val="0"/>
        <w:autoSpaceDN w:val="0"/>
        <w:adjustRightInd w:val="0"/>
        <w:spacing w:after="0" w:line="480" w:lineRule="auto"/>
        <w:ind w:firstLine="708"/>
        <w:rPr>
          <w:rFonts w:ascii="Times New Roman" w:hAnsi="Times New Roman"/>
          <w:lang w:val="en-US"/>
        </w:rPr>
      </w:pPr>
    </w:p>
    <w:p w14:paraId="6F9397CD" w14:textId="26730158" w:rsidR="00D21D6D" w:rsidRPr="007C3C63" w:rsidRDefault="00D21D6D" w:rsidP="00D21D6D">
      <w:pPr>
        <w:spacing w:after="0" w:line="480" w:lineRule="auto"/>
        <w:rPr>
          <w:rFonts w:ascii="Times New Roman" w:hAnsi="Times New Roman"/>
        </w:rPr>
      </w:pPr>
      <w:r w:rsidRPr="007C3C63">
        <w:rPr>
          <w:rFonts w:ascii="Times New Roman" w:hAnsi="Times New Roman"/>
          <w:b/>
        </w:rPr>
        <w:t xml:space="preserve">Figure </w:t>
      </w:r>
      <w:r>
        <w:rPr>
          <w:rFonts w:ascii="Times New Roman" w:hAnsi="Times New Roman"/>
          <w:b/>
        </w:rPr>
        <w:t>5</w:t>
      </w:r>
      <w:r w:rsidRPr="007C3C63">
        <w:rPr>
          <w:rFonts w:ascii="Times New Roman" w:hAnsi="Times New Roman"/>
          <w:b/>
        </w:rPr>
        <w:t xml:space="preserve">: </w:t>
      </w:r>
      <w:r>
        <w:rPr>
          <w:rFonts w:ascii="Times New Roman" w:hAnsi="Times New Roman"/>
        </w:rPr>
        <w:t xml:space="preserve">The effect of mean ecosystem temperature on A) phytoplankton biomass, B) net ecosystem productivity (NEP), and C) net ecosystem respiration (ER) for three community types that varied in their trophic interactions: </w:t>
      </w:r>
      <w:proofErr w:type="spellStart"/>
      <w:r>
        <w:rPr>
          <w:rFonts w:ascii="Times New Roman" w:hAnsi="Times New Roman"/>
        </w:rPr>
        <w:t>i</w:t>
      </w:r>
      <w:proofErr w:type="spellEnd"/>
      <w:r>
        <w:rPr>
          <w:rFonts w:ascii="Times New Roman" w:hAnsi="Times New Roman"/>
        </w:rPr>
        <w:t xml:space="preserve">) algae-only (A), ii) algae + grazers (AG), and iii) algae + grazers + notonectid predators (AGP). Black </w:t>
      </w:r>
      <w:r w:rsidRPr="007C3C63">
        <w:rPr>
          <w:rFonts w:ascii="Times New Roman" w:hAnsi="Times New Roman"/>
        </w:rPr>
        <w:t>lines indicate</w:t>
      </w:r>
      <w:r>
        <w:rPr>
          <w:rFonts w:ascii="Times New Roman" w:hAnsi="Times New Roman"/>
        </w:rPr>
        <w:t xml:space="preserve"> the among-ecosystem effects of temperature, modelled by equation 5 using</w:t>
      </w:r>
      <w:r w:rsidRPr="007C3C63">
        <w:rPr>
          <w:rFonts w:ascii="Times New Roman" w:hAnsi="Times New Roman"/>
        </w:rPr>
        <w:t xml:space="preserve"> hierarchical regressions fit to among</w:t>
      </w:r>
      <w:r>
        <w:rPr>
          <w:rFonts w:ascii="Times New Roman" w:hAnsi="Times New Roman"/>
        </w:rPr>
        <w:t>-ecosystem</w:t>
      </w:r>
      <w:r w:rsidRPr="007C3C63">
        <w:rPr>
          <w:rFonts w:ascii="Times New Roman" w:hAnsi="Times New Roman"/>
        </w:rPr>
        <w:t xml:space="preserve"> variation in temperature, after </w:t>
      </w:r>
      <w:proofErr w:type="gramStart"/>
      <w:r w:rsidRPr="007C3C63">
        <w:rPr>
          <w:rFonts w:ascii="Times New Roman" w:hAnsi="Times New Roman"/>
        </w:rPr>
        <w:t>taking into account</w:t>
      </w:r>
      <w:proofErr w:type="gramEnd"/>
      <w:r w:rsidRPr="007C3C63">
        <w:rPr>
          <w:rFonts w:ascii="Times New Roman" w:hAnsi="Times New Roman"/>
        </w:rPr>
        <w:t xml:space="preserve"> within-group variation temperature effects (light lines)</w:t>
      </w:r>
      <w:r>
        <w:rPr>
          <w:rFonts w:ascii="Times New Roman" w:hAnsi="Times New Roman"/>
        </w:rPr>
        <w:t xml:space="preserve"> </w:t>
      </w:r>
      <w:r w:rsidRPr="007C3C63">
        <w:rPr>
          <w:rFonts w:ascii="Times New Roman" w:hAnsi="Times New Roman"/>
        </w:rPr>
        <w:t>(Table 2)</w:t>
      </w:r>
      <w:r>
        <w:rPr>
          <w:rFonts w:ascii="Times New Roman" w:hAnsi="Times New Roman"/>
        </w:rPr>
        <w:t>, and may be compared with predicted effects of temperature and species interactions depicted in Figure 1</w:t>
      </w:r>
      <w:r w:rsidRPr="007C3C63">
        <w:rPr>
          <w:rFonts w:ascii="Times New Roman" w:hAnsi="Times New Roman"/>
        </w:rPr>
        <w:t xml:space="preserve">. Activation </w:t>
      </w:r>
      <w:r w:rsidRPr="00774745">
        <w:rPr>
          <w:rFonts w:ascii="Times New Roman" w:hAnsi="Times New Roman"/>
        </w:rPr>
        <w:t xml:space="preserve">energies </w:t>
      </w:r>
      <w:r w:rsidR="0010678E">
        <w:rPr>
          <w:rFonts w:ascii="Times New Roman" w:hAnsi="Times New Roman"/>
        </w:rPr>
        <w:t xml:space="preserve">were </w:t>
      </w:r>
      <w:r w:rsidRPr="00774745">
        <w:rPr>
          <w:rFonts w:ascii="Times New Roman" w:hAnsi="Times New Roman"/>
        </w:rPr>
        <w:t>estimated by best model or best model set (Table 1</w:t>
      </w:r>
      <w:r>
        <w:rPr>
          <w:rFonts w:ascii="Times New Roman" w:hAnsi="Times New Roman"/>
        </w:rPr>
        <w:t>, Supplementary Material 2</w:t>
      </w:r>
      <w:r w:rsidRPr="00774745">
        <w:rPr>
          <w:rFonts w:ascii="Times New Roman" w:hAnsi="Times New Roman"/>
        </w:rPr>
        <w:t>)</w:t>
      </w:r>
      <w:r>
        <w:rPr>
          <w:rFonts w:ascii="Times New Roman" w:hAnsi="Times New Roman"/>
        </w:rPr>
        <w:t>. Temperature in Celsius is shown for comparison only, models were fit to inverse temperature</w:t>
      </w:r>
      <w:r w:rsidRPr="00774745">
        <w:rPr>
          <w:rFonts w:ascii="Times New Roman" w:hAnsi="Times New Roman"/>
        </w:rPr>
        <w:t>.</w:t>
      </w:r>
      <w:r>
        <w:rPr>
          <w:rFonts w:ascii="Times New Roman" w:hAnsi="Times New Roman"/>
        </w:rPr>
        <w:t xml:space="preserve"> </w:t>
      </w:r>
      <w:r w:rsidR="0010678E">
        <w:rPr>
          <w:rFonts w:ascii="Times New Roman" w:hAnsi="Times New Roman"/>
        </w:rPr>
        <w:t xml:space="preserve">A similar figure showing all measured </w:t>
      </w:r>
      <w:proofErr w:type="spellStart"/>
      <w:r w:rsidR="0010678E">
        <w:rPr>
          <w:rFonts w:ascii="Times New Roman" w:hAnsi="Times New Roman"/>
        </w:rPr>
        <w:t>datapoints</w:t>
      </w:r>
      <w:proofErr w:type="spellEnd"/>
      <w:r w:rsidR="0010678E">
        <w:rPr>
          <w:rFonts w:ascii="Times New Roman" w:hAnsi="Times New Roman"/>
        </w:rPr>
        <w:t xml:space="preserve"> to which models were fitted is shown in the appendix (</w:t>
      </w:r>
      <w:r w:rsidR="0010678E" w:rsidRPr="0010678E">
        <w:rPr>
          <w:rFonts w:ascii="Times New Roman" w:hAnsi="Times New Roman"/>
          <w:highlight w:val="yellow"/>
        </w:rPr>
        <w:t>Figure SX</w:t>
      </w:r>
      <w:r w:rsidR="0010678E">
        <w:rPr>
          <w:rFonts w:ascii="Times New Roman" w:hAnsi="Times New Roman"/>
        </w:rPr>
        <w:t xml:space="preserve">). </w:t>
      </w:r>
      <w:r w:rsidRPr="007C3C63">
        <w:rPr>
          <w:rFonts w:ascii="Times New Roman" w:hAnsi="Times New Roman"/>
        </w:rPr>
        <w:t>Temperatures withi</w:t>
      </w:r>
      <w:r>
        <w:rPr>
          <w:rFonts w:ascii="Times New Roman" w:hAnsi="Times New Roman"/>
        </w:rPr>
        <w:t>n tanks declined over time (Fig</w:t>
      </w:r>
      <w:r w:rsidRPr="007C3C63">
        <w:rPr>
          <w:rFonts w:ascii="Times New Roman" w:hAnsi="Times New Roman"/>
        </w:rPr>
        <w:t xml:space="preserve"> </w:t>
      </w:r>
      <w:r>
        <w:rPr>
          <w:rFonts w:ascii="Times New Roman" w:hAnsi="Times New Roman"/>
        </w:rPr>
        <w:t>S</w:t>
      </w:r>
      <w:r w:rsidRPr="006849A2">
        <w:rPr>
          <w:rFonts w:ascii="Times New Roman" w:hAnsi="Times New Roman"/>
        </w:rPr>
        <w:t>1</w:t>
      </w:r>
      <w:r>
        <w:rPr>
          <w:rFonts w:ascii="Times New Roman" w:hAnsi="Times New Roman"/>
        </w:rPr>
        <w:t>.1</w:t>
      </w:r>
      <w:r w:rsidRPr="006849A2">
        <w:rPr>
          <w:rFonts w:ascii="Times New Roman" w:hAnsi="Times New Roman"/>
        </w:rPr>
        <w:t>C</w:t>
      </w:r>
      <w:r w:rsidRPr="007C3C63">
        <w:rPr>
          <w:rFonts w:ascii="Times New Roman" w:hAnsi="Times New Roman"/>
        </w:rPr>
        <w:t xml:space="preserve">). </w:t>
      </w:r>
    </w:p>
    <w:p w14:paraId="33C9816B" w14:textId="5476AA5B" w:rsidR="00D21D6D" w:rsidRDefault="00D21D6D" w:rsidP="00B13135">
      <w:pPr>
        <w:widowControl w:val="0"/>
        <w:autoSpaceDE w:val="0"/>
        <w:autoSpaceDN w:val="0"/>
        <w:adjustRightInd w:val="0"/>
        <w:spacing w:after="0" w:line="480" w:lineRule="auto"/>
        <w:ind w:firstLine="708"/>
        <w:rPr>
          <w:rFonts w:ascii="Times New Roman" w:hAnsi="Times New Roman"/>
          <w:lang w:val="en-US"/>
        </w:rPr>
      </w:pPr>
    </w:p>
    <w:p w14:paraId="67723FA5" w14:textId="77777777" w:rsidR="00D21D6D" w:rsidRDefault="00D21D6D" w:rsidP="00B13135">
      <w:pPr>
        <w:widowControl w:val="0"/>
        <w:autoSpaceDE w:val="0"/>
        <w:autoSpaceDN w:val="0"/>
        <w:adjustRightInd w:val="0"/>
        <w:spacing w:after="0" w:line="480" w:lineRule="auto"/>
        <w:ind w:firstLine="708"/>
        <w:rPr>
          <w:rFonts w:ascii="Times New Roman" w:hAnsi="Times New Roman"/>
          <w:lang w:val="en-US"/>
        </w:rPr>
      </w:pPr>
    </w:p>
    <w:p w14:paraId="47A8E1DE" w14:textId="7528B62B" w:rsidR="008B5879" w:rsidRPr="008B5879" w:rsidRDefault="004E662C" w:rsidP="008B5879">
      <w:pPr>
        <w:widowControl w:val="0"/>
        <w:autoSpaceDE w:val="0"/>
        <w:autoSpaceDN w:val="0"/>
        <w:adjustRightInd w:val="0"/>
        <w:spacing w:after="0" w:line="480" w:lineRule="auto"/>
        <w:rPr>
          <w:rFonts w:ascii="Times New Roman" w:hAnsi="Times New Roman"/>
        </w:rPr>
      </w:pPr>
      <w:r>
        <w:rPr>
          <w:rFonts w:ascii="Times New Roman" w:hAnsi="Times New Roman"/>
        </w:rPr>
        <w:tab/>
      </w:r>
      <w:r w:rsidR="004F3D06">
        <w:rPr>
          <w:rFonts w:ascii="Times New Roman" w:hAnsi="Times New Roman"/>
        </w:rPr>
        <w:t xml:space="preserve">In addition to the variation among ecosystems in temperature that was the main focus of our analysis, </w:t>
      </w:r>
      <w:r w:rsidR="008B5879">
        <w:rPr>
          <w:rFonts w:ascii="Times New Roman" w:hAnsi="Times New Roman"/>
        </w:rPr>
        <w:t xml:space="preserve">the biotic and abiotic conditions in experimental ecosystems varied over time. </w:t>
      </w:r>
      <w:r w:rsidR="004E5D19">
        <w:rPr>
          <w:rFonts w:ascii="Times New Roman" w:hAnsi="Times New Roman"/>
        </w:rPr>
        <w:t>Temperature varied within experimental ecosystems over time (</w:t>
      </w:r>
      <w:r w:rsidR="004E5D19" w:rsidRPr="00B019D7">
        <w:rPr>
          <w:rFonts w:ascii="Times New Roman" w:hAnsi="Times New Roman"/>
        </w:rPr>
        <w:t>Fig S1</w:t>
      </w:r>
      <w:r w:rsidR="004E5D19">
        <w:rPr>
          <w:rFonts w:ascii="Times New Roman" w:hAnsi="Times New Roman"/>
        </w:rPr>
        <w:t xml:space="preserve">). Overall, temperatures declined between the beginning and the end of the experiment, with some variation among </w:t>
      </w:r>
      <w:r w:rsidR="004E5D19">
        <w:rPr>
          <w:rFonts w:ascii="Times New Roman" w:hAnsi="Times New Roman"/>
        </w:rPr>
        <w:lastRenderedPageBreak/>
        <w:t>weeks reflecting weather conditions. P</w:t>
      </w:r>
      <w:r w:rsidR="008B5879">
        <w:rPr>
          <w:rFonts w:ascii="Times New Roman" w:hAnsi="Times New Roman"/>
        </w:rPr>
        <w:t>hytoplankton communit</w:t>
      </w:r>
      <w:r w:rsidR="004E5D19">
        <w:rPr>
          <w:rFonts w:ascii="Times New Roman" w:hAnsi="Times New Roman"/>
        </w:rPr>
        <w:t xml:space="preserve">y composition shifted over time (Fig S2), but visual inspection of the species </w:t>
      </w:r>
      <w:r w:rsidR="005913DE">
        <w:rPr>
          <w:rFonts w:ascii="Times New Roman" w:hAnsi="Times New Roman"/>
        </w:rPr>
        <w:t>at each time point</w:t>
      </w:r>
      <w:r w:rsidR="004E5D19">
        <w:rPr>
          <w:rFonts w:ascii="Times New Roman" w:hAnsi="Times New Roman"/>
        </w:rPr>
        <w:t xml:space="preserve"> indicated no specific taxa driving the changes, and there was no association between phytoplankton species composition and temperature</w:t>
      </w:r>
      <w:r w:rsidR="005913DE">
        <w:rPr>
          <w:rFonts w:ascii="Times New Roman" w:hAnsi="Times New Roman"/>
        </w:rPr>
        <w:t xml:space="preserve"> (Fig S3)</w:t>
      </w:r>
      <w:r w:rsidR="004E5D19">
        <w:rPr>
          <w:rFonts w:ascii="Times New Roman" w:hAnsi="Times New Roman"/>
        </w:rPr>
        <w:t xml:space="preserve">. </w:t>
      </w:r>
      <w:r w:rsidR="008B5879">
        <w:rPr>
          <w:rFonts w:ascii="Times New Roman" w:hAnsi="Times New Roman"/>
        </w:rPr>
        <w:t xml:space="preserve"> Chlorophyll </w:t>
      </w:r>
      <w:r w:rsidR="008B5879" w:rsidRPr="008B5879">
        <w:rPr>
          <w:rFonts w:ascii="Times New Roman" w:hAnsi="Times New Roman"/>
          <w:i/>
        </w:rPr>
        <w:t>a</w:t>
      </w:r>
      <w:r w:rsidR="008B5879">
        <w:rPr>
          <w:rFonts w:ascii="Times New Roman" w:hAnsi="Times New Roman"/>
        </w:rPr>
        <w:t xml:space="preserve"> concentration declined over time in all treatments</w:t>
      </w:r>
      <w:r w:rsidR="008B5879" w:rsidRPr="008B5879">
        <w:rPr>
          <w:rFonts w:ascii="Times" w:eastAsia="Times New Roman" w:hAnsi="Times" w:cs="Arial"/>
          <w:bCs/>
          <w:color w:val="000000"/>
          <w:lang w:val="en-US"/>
        </w:rPr>
        <w:t xml:space="preserve"> (Fig S</w:t>
      </w:r>
      <w:r w:rsidR="001173C5">
        <w:rPr>
          <w:rFonts w:ascii="Times" w:eastAsia="Times New Roman" w:hAnsi="Times" w:cs="Arial"/>
          <w:bCs/>
          <w:color w:val="000000"/>
          <w:lang w:val="en-US"/>
        </w:rPr>
        <w:t>4</w:t>
      </w:r>
      <w:r w:rsidR="008B5879" w:rsidRPr="008B5879">
        <w:rPr>
          <w:rFonts w:ascii="Times" w:eastAsia="Times New Roman" w:hAnsi="Times" w:cs="Arial"/>
          <w:bCs/>
          <w:color w:val="000000"/>
          <w:lang w:val="en-US"/>
        </w:rPr>
        <w:t xml:space="preserve">). A </w:t>
      </w:r>
      <w:r w:rsidR="008B5879">
        <w:rPr>
          <w:rFonts w:ascii="Times" w:eastAsia="Times New Roman" w:hAnsi="Times" w:cs="Arial"/>
          <w:bCs/>
          <w:color w:val="000000"/>
          <w:lang w:val="en-US"/>
        </w:rPr>
        <w:t>linear mixed effects model</w:t>
      </w:r>
      <w:r w:rsidR="008B5879" w:rsidRPr="008B5879">
        <w:rPr>
          <w:rFonts w:ascii="Times" w:eastAsia="Times New Roman" w:hAnsi="Times" w:cs="Arial"/>
          <w:bCs/>
          <w:color w:val="000000"/>
          <w:lang w:val="en-US"/>
        </w:rPr>
        <w:t xml:space="preserve"> indicate</w:t>
      </w:r>
      <w:r w:rsidR="008B5879">
        <w:rPr>
          <w:rFonts w:ascii="Times" w:eastAsia="Times New Roman" w:hAnsi="Times" w:cs="Arial"/>
          <w:bCs/>
          <w:color w:val="000000"/>
          <w:lang w:val="en-US"/>
        </w:rPr>
        <w:t>d</w:t>
      </w:r>
      <w:r w:rsidR="008B5879" w:rsidRPr="008B5879">
        <w:rPr>
          <w:rFonts w:ascii="Times" w:eastAsia="Times New Roman" w:hAnsi="Times" w:cs="Arial"/>
          <w:bCs/>
          <w:color w:val="000000"/>
          <w:lang w:val="en-US"/>
        </w:rPr>
        <w:t xml:space="preserve"> that this decline </w:t>
      </w:r>
      <w:r w:rsidR="004E5D19">
        <w:rPr>
          <w:rFonts w:ascii="Times" w:eastAsia="Times New Roman" w:hAnsi="Times" w:cs="Arial"/>
          <w:bCs/>
          <w:color w:val="000000"/>
          <w:lang w:val="en-US"/>
        </w:rPr>
        <w:t xml:space="preserve">was </w:t>
      </w:r>
      <w:r w:rsidR="008B5879" w:rsidRPr="008B5879">
        <w:rPr>
          <w:rFonts w:ascii="Times" w:eastAsia="Times New Roman" w:hAnsi="Times" w:cs="Arial"/>
          <w:bCs/>
          <w:color w:val="000000"/>
          <w:lang w:val="en-US"/>
        </w:rPr>
        <w:t>weakest in the algae-only treatments</w:t>
      </w:r>
      <w:r w:rsidR="008B5879">
        <w:rPr>
          <w:rFonts w:ascii="Times" w:eastAsia="Times New Roman" w:hAnsi="Times" w:cs="Arial"/>
          <w:bCs/>
          <w:color w:val="000000"/>
          <w:lang w:val="en-US"/>
        </w:rPr>
        <w:t xml:space="preserve"> </w:t>
      </w:r>
      <w:r w:rsidR="004E5D19">
        <w:rPr>
          <w:rFonts w:ascii="Times" w:eastAsia="Times New Roman" w:hAnsi="Times" w:cs="Arial"/>
          <w:bCs/>
          <w:color w:val="000000"/>
          <w:lang w:val="en-US"/>
        </w:rPr>
        <w:t>(Table S6)</w:t>
      </w:r>
      <w:r w:rsidR="008B5879" w:rsidRPr="008B5879">
        <w:rPr>
          <w:rFonts w:ascii="Times" w:eastAsia="Times New Roman" w:hAnsi="Times" w:cs="Arial"/>
          <w:bCs/>
          <w:color w:val="000000"/>
          <w:lang w:val="en-US"/>
        </w:rPr>
        <w:t>. Visual inspection of trends (Fig S</w:t>
      </w:r>
      <w:r w:rsidR="001173C5">
        <w:rPr>
          <w:rFonts w:ascii="Times" w:eastAsia="Times New Roman" w:hAnsi="Times" w:cs="Arial"/>
          <w:bCs/>
          <w:color w:val="000000"/>
          <w:lang w:val="en-US"/>
        </w:rPr>
        <w:t>4</w:t>
      </w:r>
      <w:r w:rsidR="008B5879" w:rsidRPr="008B5879">
        <w:rPr>
          <w:rFonts w:ascii="Times" w:eastAsia="Times New Roman" w:hAnsi="Times" w:cs="Arial"/>
          <w:bCs/>
          <w:color w:val="000000"/>
          <w:lang w:val="en-US"/>
        </w:rPr>
        <w:t>) suggests that this decline</w:t>
      </w:r>
      <w:r w:rsidR="004E5D19">
        <w:rPr>
          <w:rFonts w:ascii="Times" w:eastAsia="Times New Roman" w:hAnsi="Times" w:cs="Arial"/>
          <w:bCs/>
          <w:color w:val="000000"/>
          <w:lang w:val="en-US"/>
        </w:rPr>
        <w:t xml:space="preserve"> over time</w:t>
      </w:r>
      <w:r w:rsidR="008B5879" w:rsidRPr="008B5879">
        <w:rPr>
          <w:rFonts w:ascii="Times" w:eastAsia="Times New Roman" w:hAnsi="Times" w:cs="Arial"/>
          <w:bCs/>
          <w:color w:val="000000"/>
          <w:lang w:val="en-US"/>
        </w:rPr>
        <w:t xml:space="preserve"> was driven by the decline in all tanks in weeks 8 and 9</w:t>
      </w:r>
      <w:r w:rsidR="004E5D19">
        <w:rPr>
          <w:rFonts w:ascii="Times" w:eastAsia="Times New Roman" w:hAnsi="Times" w:cs="Arial"/>
          <w:bCs/>
          <w:color w:val="000000"/>
          <w:lang w:val="en-US"/>
        </w:rPr>
        <w:t>, following a major rain event and drop in all tank temperatures (Fig S1)</w:t>
      </w:r>
      <w:r w:rsidR="008B5879" w:rsidRPr="008B5879">
        <w:rPr>
          <w:rFonts w:ascii="Times" w:eastAsia="Times New Roman" w:hAnsi="Times" w:cs="Arial"/>
          <w:bCs/>
          <w:color w:val="000000"/>
          <w:lang w:val="en-US"/>
        </w:rPr>
        <w:t xml:space="preserve">. When we reanalyzed the temporal trend for just weeks 2-7, excluding weeks 8-9, </w:t>
      </w:r>
      <w:r w:rsidR="004E5D19">
        <w:rPr>
          <w:rFonts w:ascii="Times" w:eastAsia="Times New Roman" w:hAnsi="Times" w:cs="Arial"/>
          <w:bCs/>
          <w:color w:val="000000"/>
          <w:lang w:val="en-US"/>
        </w:rPr>
        <w:t xml:space="preserve">the trend in chlorophyll </w:t>
      </w:r>
      <w:proofErr w:type="spellStart"/>
      <w:r w:rsidR="004E5D19" w:rsidRPr="004E5D19">
        <w:rPr>
          <w:rFonts w:ascii="Times" w:eastAsia="Times New Roman" w:hAnsi="Times" w:cs="Arial"/>
          <w:bCs/>
          <w:i/>
          <w:color w:val="000000"/>
          <w:lang w:val="en-US"/>
        </w:rPr>
        <w:t>a</w:t>
      </w:r>
      <w:proofErr w:type="spellEnd"/>
      <w:r w:rsidR="004E5D19">
        <w:rPr>
          <w:rFonts w:ascii="Times" w:eastAsia="Times New Roman" w:hAnsi="Times" w:cs="Arial"/>
          <w:bCs/>
          <w:color w:val="000000"/>
          <w:lang w:val="en-US"/>
        </w:rPr>
        <w:t xml:space="preserve"> </w:t>
      </w:r>
      <w:proofErr w:type="spellStart"/>
      <w:r w:rsidR="004E5D19">
        <w:rPr>
          <w:rFonts w:ascii="Times" w:eastAsia="Times New Roman" w:hAnsi="Times" w:cs="Arial"/>
          <w:bCs/>
          <w:color w:val="000000"/>
          <w:lang w:val="en-US"/>
        </w:rPr>
        <w:t>over time</w:t>
      </w:r>
      <w:proofErr w:type="spellEnd"/>
      <w:r w:rsidR="004E5D19">
        <w:rPr>
          <w:rFonts w:ascii="Times" w:eastAsia="Times New Roman" w:hAnsi="Times" w:cs="Arial"/>
          <w:bCs/>
          <w:color w:val="000000"/>
          <w:lang w:val="en-US"/>
        </w:rPr>
        <w:t xml:space="preserve"> approached 0 in A and AGP treatments, but still </w:t>
      </w:r>
      <w:r w:rsidR="005913DE">
        <w:rPr>
          <w:rFonts w:ascii="Times" w:eastAsia="Times New Roman" w:hAnsi="Times" w:cs="Arial"/>
          <w:bCs/>
          <w:color w:val="000000"/>
          <w:lang w:val="en-US"/>
        </w:rPr>
        <w:t>persisted</w:t>
      </w:r>
      <w:r w:rsidR="004E5D19">
        <w:rPr>
          <w:rFonts w:ascii="Times" w:eastAsia="Times New Roman" w:hAnsi="Times" w:cs="Arial"/>
          <w:bCs/>
          <w:color w:val="000000"/>
          <w:lang w:val="en-US"/>
        </w:rPr>
        <w:t xml:space="preserve"> in AG treatments</w:t>
      </w:r>
      <w:r w:rsidR="008B5879" w:rsidRPr="008B5879">
        <w:rPr>
          <w:rFonts w:ascii="Times" w:eastAsia="Times New Roman" w:hAnsi="Times" w:cs="Arial"/>
          <w:bCs/>
          <w:color w:val="000000"/>
          <w:lang w:val="en-US"/>
        </w:rPr>
        <w:t xml:space="preserve"> (Table S5). </w:t>
      </w:r>
    </w:p>
    <w:p w14:paraId="7AE408C9" w14:textId="04064630" w:rsidR="004E5D19" w:rsidRPr="008873D0" w:rsidRDefault="004E5D19" w:rsidP="004E5D19">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Effects of temporal temperature variation on phytoplankton biomass </w:t>
      </w:r>
      <w:r w:rsidR="005913DE">
        <w:rPr>
          <w:rFonts w:ascii="Times New Roman" w:hAnsi="Times New Roman"/>
        </w:rPr>
        <w:t xml:space="preserve">within ecosystems </w:t>
      </w:r>
      <w:r>
        <w:rPr>
          <w:rFonts w:ascii="Times New Roman" w:hAnsi="Times New Roman"/>
        </w:rPr>
        <w:t>differed starkly from effects of temperature among ecosystems (Fig 6). Within ecosystems, higher temperatures were associated with higher phytoplankton standing stocks (Fig 6</w:t>
      </w:r>
      <w:r w:rsidRPr="00A81576">
        <w:rPr>
          <w:rFonts w:ascii="Times New Roman" w:hAnsi="Times New Roman"/>
        </w:rPr>
        <w:t>A</w:t>
      </w:r>
      <w:r>
        <w:rPr>
          <w:rFonts w:ascii="Times New Roman" w:hAnsi="Times New Roman"/>
        </w:rPr>
        <w:t>)</w:t>
      </w:r>
      <w:r w:rsidR="005913DE">
        <w:rPr>
          <w:rFonts w:ascii="Times New Roman" w:hAnsi="Times New Roman"/>
        </w:rPr>
        <w:t>, opposite to the trend with temperature among ecosystems</w:t>
      </w:r>
      <w:r>
        <w:rPr>
          <w:rFonts w:ascii="Times New Roman" w:hAnsi="Times New Roman"/>
        </w:rPr>
        <w:t xml:space="preserve">. Net ecosystem oxygen production (NEP) </w:t>
      </w:r>
      <w:r w:rsidR="005913DE">
        <w:rPr>
          <w:rFonts w:ascii="Times New Roman" w:hAnsi="Times New Roman"/>
        </w:rPr>
        <w:t xml:space="preserve">and ecosystem respiration (ER) </w:t>
      </w:r>
      <w:r>
        <w:rPr>
          <w:rFonts w:ascii="Times New Roman" w:hAnsi="Times New Roman"/>
        </w:rPr>
        <w:t>varied with temperature</w:t>
      </w:r>
      <w:r w:rsidRPr="004F3D06">
        <w:rPr>
          <w:rFonts w:ascii="Times New Roman" w:hAnsi="Times New Roman"/>
        </w:rPr>
        <w:t xml:space="preserve"> </w:t>
      </w:r>
      <w:r>
        <w:rPr>
          <w:rFonts w:ascii="Times New Roman" w:hAnsi="Times New Roman"/>
        </w:rPr>
        <w:t>within ecosystems, and there is some evidence that this temperature effect interacted with both the trophic structure treatment (Table 5, modelNEP8</w:t>
      </w:r>
      <w:r w:rsidR="005913DE">
        <w:rPr>
          <w:rFonts w:ascii="Times New Roman" w:hAnsi="Times New Roman"/>
        </w:rPr>
        <w:t>; Table 6, model ER8</w:t>
      </w:r>
      <w:r>
        <w:rPr>
          <w:rFonts w:ascii="Times New Roman" w:hAnsi="Times New Roman"/>
        </w:rPr>
        <w:t xml:space="preserve">). </w:t>
      </w:r>
    </w:p>
    <w:p w14:paraId="7CA8BC7E" w14:textId="5D874265" w:rsidR="004E5D19" w:rsidRDefault="004E5D19">
      <w:pPr>
        <w:spacing w:after="0" w:line="480" w:lineRule="auto"/>
        <w:outlineLvl w:val="0"/>
        <w:rPr>
          <w:rFonts w:ascii="Times New Roman" w:hAnsi="Times New Roman"/>
          <w:b/>
        </w:rPr>
      </w:pPr>
    </w:p>
    <w:p w14:paraId="290B0E96" w14:textId="283B4791" w:rsidR="00D21D6D" w:rsidRDefault="00D21D6D">
      <w:pPr>
        <w:spacing w:after="0" w:line="480" w:lineRule="auto"/>
        <w:outlineLvl w:val="0"/>
        <w:rPr>
          <w:rFonts w:ascii="Times New Roman" w:hAnsi="Times New Roman"/>
          <w:b/>
        </w:rPr>
      </w:pPr>
    </w:p>
    <w:p w14:paraId="2B82ECBE" w14:textId="114C35C1" w:rsidR="00D21D6D" w:rsidRDefault="00D21D6D" w:rsidP="00D21D6D">
      <w:pPr>
        <w:widowControl w:val="0"/>
        <w:autoSpaceDE w:val="0"/>
        <w:autoSpaceDN w:val="0"/>
        <w:adjustRightInd w:val="0"/>
        <w:spacing w:after="0" w:line="480" w:lineRule="auto"/>
        <w:rPr>
          <w:rFonts w:ascii="Times New Roman" w:hAnsi="Times New Roman"/>
        </w:rPr>
      </w:pPr>
      <w:r w:rsidRPr="00EB5426">
        <w:rPr>
          <w:rFonts w:ascii="Times New Roman" w:hAnsi="Times New Roman"/>
          <w:b/>
        </w:rPr>
        <w:t>Figure 6.</w:t>
      </w:r>
      <w:r>
        <w:rPr>
          <w:rFonts w:ascii="Times New Roman" w:hAnsi="Times New Roman"/>
        </w:rPr>
        <w:t xml:space="preserve"> The effect of ecosystem temperature (</w:t>
      </w:r>
      <w:proofErr w:type="spellStart"/>
      <w:r>
        <w:rPr>
          <w:rFonts w:ascii="Times New Roman" w:hAnsi="Times New Roman"/>
        </w:rPr>
        <w:t>T</w:t>
      </w:r>
      <w:r>
        <w:rPr>
          <w:rFonts w:ascii="Times New Roman" w:hAnsi="Times New Roman"/>
          <w:vertAlign w:val="subscript"/>
        </w:rPr>
        <w:t>wj</w:t>
      </w:r>
      <w:proofErr w:type="spellEnd"/>
      <w:r>
        <w:rPr>
          <w:rFonts w:ascii="Times New Roman" w:hAnsi="Times New Roman"/>
        </w:rPr>
        <w:t xml:space="preserve">) on A) phytoplankton biomass, B) net ecosystem productivity (NEP), and C) net ecosystem respiration (ER) for three community types that varied in their trophic interactions: </w:t>
      </w:r>
      <w:proofErr w:type="spellStart"/>
      <w:r>
        <w:rPr>
          <w:rFonts w:ascii="Times New Roman" w:hAnsi="Times New Roman"/>
        </w:rPr>
        <w:t>i</w:t>
      </w:r>
      <w:proofErr w:type="spellEnd"/>
      <w:r>
        <w:rPr>
          <w:rFonts w:ascii="Times New Roman" w:hAnsi="Times New Roman"/>
        </w:rPr>
        <w:t>) algae-only (A), ii) algae + grazers (AG), and iii) algae + grazers + notonectid predators (AGP). There were 10 ecosystems (</w:t>
      </w:r>
      <w:r>
        <w:rPr>
          <w:rFonts w:ascii="Times New Roman" w:hAnsi="Times New Roman"/>
          <w:i/>
        </w:rPr>
        <w:t>j</w:t>
      </w:r>
      <w:r>
        <w:rPr>
          <w:rFonts w:ascii="Times New Roman" w:hAnsi="Times New Roman"/>
        </w:rPr>
        <w:t>) in each trophic treatment, and each ecosystem was sampled 8 times (once per week from weeks 2 – 9). Each week is indicated by a shape, and ecosystem identity within weeks are distinguished by shades of gray. In a single model (</w:t>
      </w:r>
      <w:proofErr w:type="spellStart"/>
      <w:r>
        <w:rPr>
          <w:rFonts w:ascii="Times New Roman" w:hAnsi="Times New Roman"/>
        </w:rPr>
        <w:t>Eqn</w:t>
      </w:r>
      <w:proofErr w:type="spellEnd"/>
      <w:r>
        <w:rPr>
          <w:rFonts w:ascii="Times New Roman" w:hAnsi="Times New Roman"/>
        </w:rPr>
        <w:t xml:space="preserve"> 12), we considered effects of temperature within </w:t>
      </w:r>
      <w:r>
        <w:rPr>
          <w:rFonts w:ascii="Times New Roman" w:hAnsi="Times New Roman"/>
        </w:rPr>
        <w:lastRenderedPageBreak/>
        <w:t xml:space="preserve">ecosystems over time, as well as among ecosystem variation in mean temperature (Fig 2, 5). Blue lines are fit to the 8 observations (points) from each ecosystem, and their slope indicates within-ecosystem temperature effects estimated from best models in Tables 2, </w:t>
      </w:r>
      <w:r w:rsidR="00124F84">
        <w:rPr>
          <w:rFonts w:ascii="Times New Roman" w:hAnsi="Times New Roman"/>
        </w:rPr>
        <w:t>6</w:t>
      </w:r>
      <w:r>
        <w:rPr>
          <w:rFonts w:ascii="Times New Roman" w:hAnsi="Times New Roman"/>
        </w:rPr>
        <w:t xml:space="preserve"> and </w:t>
      </w:r>
      <w:r w:rsidR="00124F84">
        <w:rPr>
          <w:rFonts w:ascii="Times New Roman" w:hAnsi="Times New Roman"/>
        </w:rPr>
        <w:t>7</w:t>
      </w:r>
      <w:r>
        <w:rPr>
          <w:rFonts w:ascii="Times New Roman" w:hAnsi="Times New Roman"/>
        </w:rPr>
        <w:t xml:space="preserve">. Black </w:t>
      </w:r>
      <w:r w:rsidRPr="007C3C63">
        <w:rPr>
          <w:rFonts w:ascii="Times New Roman" w:hAnsi="Times New Roman"/>
        </w:rPr>
        <w:t>lines indicate</w:t>
      </w:r>
      <w:r>
        <w:rPr>
          <w:rFonts w:ascii="Times New Roman" w:hAnsi="Times New Roman"/>
        </w:rPr>
        <w:t xml:space="preserve"> the modelled among-ecosystem effects of temperature (Tables 1, </w:t>
      </w:r>
      <w:r w:rsidR="00A37DA8">
        <w:rPr>
          <w:rFonts w:ascii="Times New Roman" w:hAnsi="Times New Roman"/>
        </w:rPr>
        <w:t>6, 7</w:t>
      </w:r>
      <w:r>
        <w:rPr>
          <w:rFonts w:ascii="Times New Roman" w:hAnsi="Times New Roman"/>
        </w:rPr>
        <w:t>; Fig 2, 4)</w:t>
      </w:r>
      <w:r w:rsidRPr="007C3C63">
        <w:rPr>
          <w:rFonts w:ascii="Times New Roman" w:hAnsi="Times New Roman"/>
        </w:rPr>
        <w:t xml:space="preserve">. </w:t>
      </w:r>
      <w:r>
        <w:rPr>
          <w:rFonts w:ascii="Times New Roman" w:hAnsi="Times New Roman"/>
        </w:rPr>
        <w:t>Temperature in Celsius is shown for comparison only, models were fit to inverse temperature</w:t>
      </w:r>
      <w:r w:rsidRPr="00774745">
        <w:rPr>
          <w:rFonts w:ascii="Times New Roman" w:hAnsi="Times New Roman"/>
        </w:rPr>
        <w:t>.</w:t>
      </w:r>
      <w:r>
        <w:rPr>
          <w:rFonts w:ascii="Times New Roman" w:hAnsi="Times New Roman"/>
        </w:rPr>
        <w:t xml:space="preserve"> </w:t>
      </w:r>
      <w:r w:rsidRPr="007C3C63">
        <w:rPr>
          <w:rFonts w:ascii="Times New Roman" w:hAnsi="Times New Roman"/>
        </w:rPr>
        <w:t>Temperatures withi</w:t>
      </w:r>
      <w:r>
        <w:rPr>
          <w:rFonts w:ascii="Times New Roman" w:hAnsi="Times New Roman"/>
        </w:rPr>
        <w:t>n tanks declined over time (</w:t>
      </w:r>
      <w:r w:rsidRPr="001217FA">
        <w:rPr>
          <w:rFonts w:ascii="Times New Roman" w:hAnsi="Times New Roman"/>
        </w:rPr>
        <w:t>Fig S1</w:t>
      </w:r>
      <w:r w:rsidRPr="007C3C63">
        <w:rPr>
          <w:rFonts w:ascii="Times New Roman" w:hAnsi="Times New Roman"/>
        </w:rPr>
        <w:t>).</w:t>
      </w:r>
    </w:p>
    <w:p w14:paraId="05354C90" w14:textId="77777777" w:rsidR="00D21D6D" w:rsidRDefault="00D21D6D">
      <w:pPr>
        <w:spacing w:after="0" w:line="480" w:lineRule="auto"/>
        <w:outlineLvl w:val="0"/>
        <w:rPr>
          <w:rFonts w:ascii="Times New Roman" w:hAnsi="Times New Roman"/>
          <w:b/>
        </w:rPr>
      </w:pPr>
    </w:p>
    <w:p w14:paraId="70BFE98B" w14:textId="77777777" w:rsidR="004E5D19" w:rsidRDefault="004E5D19">
      <w:pPr>
        <w:spacing w:after="0" w:line="480" w:lineRule="auto"/>
        <w:outlineLvl w:val="0"/>
        <w:rPr>
          <w:rFonts w:ascii="Times New Roman" w:hAnsi="Times New Roman"/>
          <w:b/>
        </w:rPr>
      </w:pPr>
    </w:p>
    <w:p w14:paraId="299712D7" w14:textId="77777777" w:rsidR="00FA3172" w:rsidRPr="0084135A" w:rsidRDefault="00891831">
      <w:pPr>
        <w:spacing w:after="0" w:line="480" w:lineRule="auto"/>
        <w:outlineLvl w:val="0"/>
        <w:rPr>
          <w:rFonts w:ascii="Times New Roman" w:hAnsi="Times New Roman"/>
          <w:b/>
        </w:rPr>
      </w:pPr>
      <w:r w:rsidRPr="0084135A">
        <w:rPr>
          <w:rFonts w:ascii="Times New Roman" w:hAnsi="Times New Roman"/>
          <w:b/>
        </w:rPr>
        <w:t>Discussion</w:t>
      </w:r>
    </w:p>
    <w:p w14:paraId="26BE109B" w14:textId="53583A37" w:rsidR="00520329" w:rsidRDefault="0077133D" w:rsidP="004A1B9E">
      <w:pPr>
        <w:widowControl w:val="0"/>
        <w:autoSpaceDE w:val="0"/>
        <w:autoSpaceDN w:val="0"/>
        <w:adjustRightInd w:val="0"/>
        <w:spacing w:after="0" w:line="480" w:lineRule="auto"/>
        <w:ind w:firstLine="708"/>
        <w:rPr>
          <w:rFonts w:ascii="Times New Roman" w:hAnsi="Times New Roman"/>
        </w:rPr>
      </w:pPr>
      <w:r>
        <w:rPr>
          <w:rFonts w:ascii="Times New Roman" w:hAnsi="Times New Roman"/>
        </w:rPr>
        <w:t>Temperature affects the metabolic rates of all organisms, and</w:t>
      </w:r>
      <w:r>
        <w:rPr>
          <w:rFonts w:ascii="Times New Roman" w:hAnsi="Times New Roman"/>
          <w:i/>
        </w:rPr>
        <w:t xml:space="preserve"> per capita </w:t>
      </w:r>
      <w:r>
        <w:rPr>
          <w:rFonts w:ascii="Times New Roman" w:hAnsi="Times New Roman"/>
        </w:rPr>
        <w:t>responses to temperature of many co-occurring individuals add up to nothing less than the biological component of ecosystem scale carbon and oxygen flux. Understanding biological responses to temperature change across scales of organization (cells to the biosphere) is a major challenge in ecological research</w:t>
      </w:r>
      <w:r w:rsidR="00D53BD3">
        <w:rPr>
          <w:rFonts w:ascii="Times New Roman" w:hAnsi="Times New Roman"/>
        </w:rPr>
        <w:t>. Meeting this challenge</w:t>
      </w:r>
      <w:r>
        <w:rPr>
          <w:rFonts w:ascii="Times New Roman" w:hAnsi="Times New Roman"/>
        </w:rPr>
        <w:t xml:space="preserve"> requir</w:t>
      </w:r>
      <w:r w:rsidR="00D53BD3">
        <w:rPr>
          <w:rFonts w:ascii="Times New Roman" w:hAnsi="Times New Roman"/>
        </w:rPr>
        <w:t>es</w:t>
      </w:r>
      <w:r>
        <w:rPr>
          <w:rFonts w:ascii="Times New Roman" w:hAnsi="Times New Roman"/>
        </w:rPr>
        <w:t xml:space="preserve"> joining theoretical frameworks and </w:t>
      </w:r>
      <w:r w:rsidR="00D53BD3">
        <w:rPr>
          <w:rFonts w:ascii="Times New Roman" w:hAnsi="Times New Roman"/>
        </w:rPr>
        <w:t xml:space="preserve">synthesizing </w:t>
      </w:r>
      <w:r>
        <w:rPr>
          <w:rFonts w:ascii="Times New Roman" w:hAnsi="Times New Roman"/>
        </w:rPr>
        <w:t>empirical evidence</w:t>
      </w:r>
      <w:r w:rsidR="00D53BD3">
        <w:rPr>
          <w:rFonts w:ascii="Times New Roman" w:hAnsi="Times New Roman"/>
        </w:rPr>
        <w:t xml:space="preserve"> of temperature effects</w:t>
      </w:r>
      <w:r>
        <w:rPr>
          <w:rFonts w:ascii="Times New Roman" w:hAnsi="Times New Roman"/>
        </w:rPr>
        <w:t xml:space="preserve"> across scales and systems. </w:t>
      </w:r>
      <w:r w:rsidR="00E51066">
        <w:rPr>
          <w:rFonts w:ascii="Times New Roman" w:hAnsi="Times New Roman"/>
        </w:rPr>
        <w:t xml:space="preserve">Despite much progress, there remains a gap between patterns that emerge in community-level experiments and the multi-scale theoretical framework (MTE) that links temperature dependent metabolism to larger scale patterns for temperature dependence. </w:t>
      </w:r>
      <w:r w:rsidR="00D6135D">
        <w:rPr>
          <w:rFonts w:ascii="Times New Roman" w:hAnsi="Times New Roman"/>
        </w:rPr>
        <w:t>Here, we</w:t>
      </w:r>
      <w:r>
        <w:rPr>
          <w:rFonts w:ascii="Times New Roman" w:hAnsi="Times New Roman"/>
        </w:rPr>
        <w:t xml:space="preserve"> aimed to test the hypothesis that the effects of temperature on ecosystem processes</w:t>
      </w:r>
      <w:r w:rsidR="00520329">
        <w:rPr>
          <w:rFonts w:ascii="Times New Roman" w:hAnsi="Times New Roman"/>
        </w:rPr>
        <w:t xml:space="preserve"> that reflect metabolic temperature dependence</w:t>
      </w:r>
      <w:r>
        <w:rPr>
          <w:rFonts w:ascii="Times New Roman" w:hAnsi="Times New Roman"/>
        </w:rPr>
        <w:t xml:space="preserve"> are not highly sensitive to local differences in trophic structure</w:t>
      </w:r>
      <w:r w:rsidR="00520329">
        <w:rPr>
          <w:rFonts w:ascii="Times New Roman" w:hAnsi="Times New Roman"/>
        </w:rPr>
        <w:t xml:space="preserve"> of a community</w:t>
      </w:r>
      <w:r>
        <w:rPr>
          <w:rFonts w:ascii="Times New Roman" w:hAnsi="Times New Roman"/>
        </w:rPr>
        <w:t xml:space="preserve"> (e.g., presence or absence of a predator). </w:t>
      </w:r>
      <w:r w:rsidR="00520329">
        <w:rPr>
          <w:rFonts w:ascii="Times New Roman" w:hAnsi="Times New Roman"/>
        </w:rPr>
        <w:t>This question draws upon ideas supported by the metabolic theory of ecology</w:t>
      </w:r>
      <w:r w:rsidR="00D6135D">
        <w:rPr>
          <w:rFonts w:ascii="Times New Roman" w:hAnsi="Times New Roman"/>
        </w:rPr>
        <w:t xml:space="preserve"> </w:t>
      </w:r>
      <w:r w:rsidR="00520329">
        <w:rPr>
          <w:rFonts w:ascii="Times New Roman" w:hAnsi="Times New Roman"/>
        </w:rPr>
        <w:t xml:space="preserve">and community ecology theory predicting that species interactions modify the effects of temperature on community structure and function. We </w:t>
      </w:r>
      <w:r w:rsidR="00D6135D">
        <w:rPr>
          <w:rFonts w:ascii="Times New Roman" w:hAnsi="Times New Roman"/>
        </w:rPr>
        <w:t>found that i</w:t>
      </w:r>
      <w:r w:rsidR="00487F30">
        <w:rPr>
          <w:rFonts w:ascii="Times New Roman" w:hAnsi="Times New Roman"/>
        </w:rPr>
        <w:t>n aquatic ecosystems characterized by the presence or absence of predator-prey sp</w:t>
      </w:r>
      <w:r w:rsidR="004A1B9E">
        <w:rPr>
          <w:rFonts w:ascii="Times New Roman" w:hAnsi="Times New Roman"/>
        </w:rPr>
        <w:t>ecies interactions, temperature-</w:t>
      </w:r>
      <w:r w:rsidR="00487F30">
        <w:rPr>
          <w:rFonts w:ascii="Times New Roman" w:hAnsi="Times New Roman"/>
        </w:rPr>
        <w:t xml:space="preserve">dependent trophic cascades only modestly altered the effects of temperature on net ecosystem oxygen production and consumption (NEP </w:t>
      </w:r>
      <w:r w:rsidR="00487F30">
        <w:rPr>
          <w:rFonts w:ascii="Times New Roman" w:hAnsi="Times New Roman"/>
        </w:rPr>
        <w:lastRenderedPageBreak/>
        <w:t xml:space="preserve">and ER). </w:t>
      </w:r>
      <w:r w:rsidR="008A2C2B" w:rsidRPr="0084135A">
        <w:rPr>
          <w:rFonts w:ascii="Times New Roman" w:hAnsi="Times New Roman"/>
        </w:rPr>
        <w:t xml:space="preserve">We found that </w:t>
      </w:r>
      <w:r w:rsidR="008A2C2B">
        <w:rPr>
          <w:rFonts w:ascii="Times New Roman" w:hAnsi="Times New Roman"/>
        </w:rPr>
        <w:t xml:space="preserve">higher </w:t>
      </w:r>
      <w:r w:rsidR="008A2C2B" w:rsidRPr="0084135A">
        <w:rPr>
          <w:rFonts w:ascii="Times New Roman" w:hAnsi="Times New Roman"/>
        </w:rPr>
        <w:t xml:space="preserve">average temperatures increased </w:t>
      </w:r>
      <w:r w:rsidR="00520329">
        <w:rPr>
          <w:rFonts w:ascii="Times New Roman" w:hAnsi="Times New Roman"/>
        </w:rPr>
        <w:t>NEP</w:t>
      </w:r>
      <w:r w:rsidR="008A2C2B" w:rsidRPr="0084135A">
        <w:rPr>
          <w:rFonts w:ascii="Times New Roman" w:hAnsi="Times New Roman"/>
        </w:rPr>
        <w:t xml:space="preserve"> and </w:t>
      </w:r>
      <w:r w:rsidR="00520329">
        <w:rPr>
          <w:rFonts w:ascii="Times New Roman" w:hAnsi="Times New Roman"/>
        </w:rPr>
        <w:t>ER</w:t>
      </w:r>
      <w:r w:rsidR="008A2C2B">
        <w:rPr>
          <w:rFonts w:ascii="Times New Roman" w:hAnsi="Times New Roman"/>
        </w:rPr>
        <w:t xml:space="preserve"> while total phytoplankton biomass declined</w:t>
      </w:r>
      <w:r w:rsidR="00E51066">
        <w:rPr>
          <w:rFonts w:ascii="Times New Roman" w:hAnsi="Times New Roman"/>
        </w:rPr>
        <w:t>, and all ecosystem level temperature responses were stronger than expected</w:t>
      </w:r>
      <w:r w:rsidR="00D05A26">
        <w:rPr>
          <w:rFonts w:ascii="Times New Roman" w:hAnsi="Times New Roman"/>
        </w:rPr>
        <w:t xml:space="preserve"> for</w:t>
      </w:r>
      <w:r w:rsidR="00E51066">
        <w:rPr>
          <w:rFonts w:ascii="Times New Roman" w:hAnsi="Times New Roman"/>
        </w:rPr>
        <w:t xml:space="preserve"> </w:t>
      </w:r>
      <w:r w:rsidR="00E51066" w:rsidRPr="00E51066">
        <w:rPr>
          <w:rFonts w:ascii="Times New Roman" w:hAnsi="Times New Roman"/>
          <w:i/>
        </w:rPr>
        <w:t>per capita</w:t>
      </w:r>
      <w:r w:rsidR="00E51066">
        <w:rPr>
          <w:rFonts w:ascii="Times New Roman" w:hAnsi="Times New Roman"/>
        </w:rPr>
        <w:t xml:space="preserve"> temperature dependen</w:t>
      </w:r>
      <w:r w:rsidR="00D05A26">
        <w:rPr>
          <w:rFonts w:ascii="Times New Roman" w:hAnsi="Times New Roman"/>
        </w:rPr>
        <w:t>t oxygen production or consumption</w:t>
      </w:r>
      <w:r w:rsidR="00E51066">
        <w:rPr>
          <w:rFonts w:ascii="Times New Roman" w:hAnsi="Times New Roman"/>
        </w:rPr>
        <w:t xml:space="preserve">. </w:t>
      </w:r>
    </w:p>
    <w:p w14:paraId="73B6C2D7" w14:textId="01FDF249" w:rsidR="00812A4A" w:rsidRDefault="00E51066" w:rsidP="008573B6">
      <w:pPr>
        <w:widowControl w:val="0"/>
        <w:autoSpaceDE w:val="0"/>
        <w:autoSpaceDN w:val="0"/>
        <w:adjustRightInd w:val="0"/>
        <w:spacing w:after="0" w:line="480" w:lineRule="auto"/>
        <w:ind w:firstLine="708"/>
        <w:rPr>
          <w:rFonts w:ascii="Times New Roman" w:hAnsi="Times New Roman"/>
        </w:rPr>
      </w:pPr>
      <w:r>
        <w:rPr>
          <w:rFonts w:ascii="Times New Roman" w:hAnsi="Times New Roman"/>
        </w:rPr>
        <w:t>Our first</w:t>
      </w:r>
      <w:r w:rsidR="00812A4A">
        <w:rPr>
          <w:rFonts w:ascii="Times New Roman" w:hAnsi="Times New Roman"/>
        </w:rPr>
        <w:t xml:space="preserve"> hypothesis was based on the expectation that our experimental systems would include trophic interactions that altered phytoplankton standing stock, and possibly interact</w:t>
      </w:r>
      <w:r w:rsidR="00D53BD3">
        <w:rPr>
          <w:rFonts w:ascii="Times New Roman" w:hAnsi="Times New Roman"/>
        </w:rPr>
        <w:t>ed</w:t>
      </w:r>
      <w:r w:rsidR="00812A4A">
        <w:rPr>
          <w:rFonts w:ascii="Times New Roman" w:hAnsi="Times New Roman"/>
        </w:rPr>
        <w:t xml:space="preserve"> with temperature to influence algal size distributions or other traits. </w:t>
      </w:r>
      <w:r>
        <w:rPr>
          <w:rFonts w:ascii="Times New Roman" w:hAnsi="Times New Roman"/>
        </w:rPr>
        <w:t xml:space="preserve">We found that trophic structure did modify the effect of temperature on phytoplankton biomass, failing to reject our first hypothesis. </w:t>
      </w:r>
      <w:r w:rsidR="00812A4A">
        <w:rPr>
          <w:rFonts w:ascii="Times New Roman" w:hAnsi="Times New Roman"/>
        </w:rPr>
        <w:t xml:space="preserve">The decline in phytoplankton standing stocks that we observed with warming across ecosystems is consistent with theoretical expectations that in closed systems with limited resources, increases in </w:t>
      </w:r>
      <w:r w:rsidR="00812A4A" w:rsidRPr="00812A4A">
        <w:rPr>
          <w:rFonts w:ascii="Times New Roman" w:hAnsi="Times New Roman"/>
          <w:i/>
        </w:rPr>
        <w:t>per capita</w:t>
      </w:r>
      <w:r w:rsidR="00812A4A">
        <w:rPr>
          <w:rFonts w:ascii="Times New Roman" w:hAnsi="Times New Roman"/>
        </w:rPr>
        <w:t xml:space="preserve"> metabolic rates with temperature could lead to declines in standing stocks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&lt;citation&gt;&lt;priority&gt;28&lt;/priority&gt;&lt;uuid&gt;DF384F26-5C84-4B85-90D3-5CB885D70962&lt;/uuid&gt;&lt;publications&gt;&lt;publication&gt;&lt;subtype&gt;400&lt;/subtype&gt;&lt;title&gt;Metabolic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[15,18,39,46]</w:t>
      </w:r>
      <w:r w:rsidR="002D7F66">
        <w:rPr>
          <w:rFonts w:ascii="Times New Roman" w:hAnsi="Times New Roman"/>
          <w:lang w:val="en-US" w:eastAsia="de-DE"/>
        </w:rPr>
        <w:fldChar w:fldCharType="end"/>
      </w:r>
      <w:r w:rsidR="00812A4A">
        <w:rPr>
          <w:rFonts w:ascii="Times New Roman" w:hAnsi="Times New Roman"/>
          <w:lang w:val="en-US" w:eastAsia="de-DE"/>
        </w:rPr>
        <w:t xml:space="preserve">. The observed temperature dependence of phytoplankton standing stocks was highest in the communities with grazers but no predators, suggesting that temperature dependent grazing </w:t>
      </w:r>
      <w:r>
        <w:rPr>
          <w:rFonts w:ascii="Times New Roman" w:hAnsi="Times New Roman"/>
          <w:lang w:val="en-US" w:eastAsia="de-DE"/>
        </w:rPr>
        <w:t>can exacerbate the temperature dependence of</w:t>
      </w:r>
      <w:r w:rsidR="00812A4A">
        <w:rPr>
          <w:rFonts w:ascii="Times New Roman" w:hAnsi="Times New Roman"/>
          <w:lang w:val="en-US" w:eastAsia="de-DE"/>
        </w:rPr>
        <w:t xml:space="preserve"> algal standing stocks. </w:t>
      </w:r>
      <w:r w:rsidR="00A90AAC">
        <w:rPr>
          <w:rFonts w:ascii="Times New Roman" w:hAnsi="Times New Roman"/>
          <w:lang w:val="en-US" w:eastAsia="de-DE"/>
        </w:rPr>
        <w:t>Overall, the temperature</w:t>
      </w:r>
      <w:r>
        <w:rPr>
          <w:rFonts w:ascii="Times New Roman" w:hAnsi="Times New Roman"/>
          <w:lang w:val="en-US" w:eastAsia="de-DE"/>
        </w:rPr>
        <w:t>-</w:t>
      </w:r>
      <w:r w:rsidR="00A90AAC">
        <w:rPr>
          <w:rFonts w:ascii="Times New Roman" w:hAnsi="Times New Roman"/>
          <w:lang w:val="en-US" w:eastAsia="de-DE"/>
        </w:rPr>
        <w:t xml:space="preserve">dependence of phytoplankton standing stocks greatly exceeded expectations based on temperature dependence of </w:t>
      </w:r>
      <w:r w:rsidR="00A90AAC" w:rsidRPr="00E51066">
        <w:rPr>
          <w:rFonts w:ascii="Times New Roman" w:hAnsi="Times New Roman"/>
          <w:i/>
          <w:lang w:val="en-US" w:eastAsia="de-DE"/>
        </w:rPr>
        <w:t>per capita</w:t>
      </w:r>
      <w:r w:rsidR="00A90AAC">
        <w:rPr>
          <w:rFonts w:ascii="Times New Roman" w:hAnsi="Times New Roman"/>
          <w:lang w:val="en-US" w:eastAsia="de-DE"/>
        </w:rPr>
        <w:t xml:space="preserve"> photosynthesis or respiration rates (Fig 3). </w:t>
      </w:r>
      <w:r w:rsidR="00812A4A">
        <w:rPr>
          <w:rFonts w:ascii="Times New Roman" w:hAnsi="Times New Roman"/>
          <w:lang w:val="en-US" w:eastAsia="de-DE"/>
        </w:rPr>
        <w:t>Our hypothesis (</w:t>
      </w:r>
      <w:proofErr w:type="spellStart"/>
      <w:r w:rsidR="009018B9">
        <w:rPr>
          <w:rFonts w:ascii="Times New Roman" w:hAnsi="Times New Roman"/>
          <w:lang w:val="en-US" w:eastAsia="de-DE"/>
        </w:rPr>
        <w:t>E</w:t>
      </w:r>
      <w:r w:rsidR="00812A4A">
        <w:rPr>
          <w:rFonts w:ascii="Times New Roman" w:hAnsi="Times New Roman"/>
          <w:lang w:val="en-US" w:eastAsia="de-DE"/>
        </w:rPr>
        <w:t>qn</w:t>
      </w:r>
      <w:proofErr w:type="spellEnd"/>
      <w:r w:rsidR="00812A4A">
        <w:rPr>
          <w:rFonts w:ascii="Times New Roman" w:hAnsi="Times New Roman"/>
          <w:lang w:val="en-US" w:eastAsia="de-DE"/>
        </w:rPr>
        <w:t xml:space="preserve"> 3) allowed for changes in phytoplankton standing stocks to be explained by direct effects of temperature on </w:t>
      </w:r>
      <w:r w:rsidR="00812A4A" w:rsidRPr="00E51066">
        <w:rPr>
          <w:rFonts w:ascii="Times New Roman" w:hAnsi="Times New Roman"/>
          <w:i/>
          <w:lang w:val="en-US" w:eastAsia="de-DE"/>
        </w:rPr>
        <w:t>per capita</w:t>
      </w:r>
      <w:r w:rsidR="00812A4A">
        <w:rPr>
          <w:rFonts w:ascii="Times New Roman" w:hAnsi="Times New Roman"/>
          <w:lang w:val="en-US" w:eastAsia="de-DE"/>
        </w:rPr>
        <w:t xml:space="preserve"> metabolism, as well as effects of temperature on thermal traits</w:t>
      </w:r>
      <w:r>
        <w:rPr>
          <w:rFonts w:ascii="Times New Roman" w:hAnsi="Times New Roman"/>
          <w:lang w:val="en-US" w:eastAsia="de-DE"/>
        </w:rPr>
        <w:t>, density</w:t>
      </w:r>
      <w:r w:rsidR="00812A4A">
        <w:rPr>
          <w:rFonts w:ascii="Times New Roman" w:hAnsi="Times New Roman"/>
          <w:lang w:val="en-US" w:eastAsia="de-DE"/>
        </w:rPr>
        <w:t xml:space="preserve"> or body size distributions. We</w:t>
      </w:r>
      <w:r>
        <w:rPr>
          <w:rFonts w:ascii="Times New Roman" w:hAnsi="Times New Roman"/>
          <w:lang w:val="en-US" w:eastAsia="de-DE"/>
        </w:rPr>
        <w:t xml:space="preserve"> suggest that change in </w:t>
      </w:r>
      <w:r w:rsidRPr="00D05A26">
        <w:rPr>
          <w:rFonts w:ascii="Times New Roman" w:hAnsi="Times New Roman"/>
          <w:i/>
          <w:lang w:val="en-US" w:eastAsia="de-DE"/>
        </w:rPr>
        <w:t>per capita</w:t>
      </w:r>
      <w:r>
        <w:rPr>
          <w:rFonts w:ascii="Times New Roman" w:hAnsi="Times New Roman"/>
          <w:lang w:val="en-US" w:eastAsia="de-DE"/>
        </w:rPr>
        <w:t xml:space="preserve"> metabolic response and density were the </w:t>
      </w:r>
      <w:r w:rsidR="003A7AB0">
        <w:rPr>
          <w:rFonts w:ascii="Times New Roman" w:hAnsi="Times New Roman"/>
          <w:lang w:val="en-US" w:eastAsia="de-DE"/>
        </w:rPr>
        <w:t>primary components of this change. We</w:t>
      </w:r>
      <w:r w:rsidR="00812A4A">
        <w:rPr>
          <w:rFonts w:ascii="Times New Roman" w:hAnsi="Times New Roman"/>
          <w:lang w:val="en-US" w:eastAsia="de-DE"/>
        </w:rPr>
        <w:t xml:space="preserve"> did not observe clear shifts in the </w:t>
      </w:r>
      <w:r w:rsidR="00A90AAC">
        <w:rPr>
          <w:rFonts w:ascii="Times New Roman" w:hAnsi="Times New Roman"/>
          <w:lang w:val="en-US" w:eastAsia="de-DE"/>
        </w:rPr>
        <w:t xml:space="preserve">species composition of the phytoplankton assemblage with temperature; still, we do not have high resolution data on phytoplankton cell size or traits, so we cannot reject these mechanisms as </w:t>
      </w:r>
      <w:r w:rsidR="003A7AB0">
        <w:rPr>
          <w:rFonts w:ascii="Times New Roman" w:hAnsi="Times New Roman"/>
          <w:lang w:val="en-US" w:eastAsia="de-DE"/>
        </w:rPr>
        <w:t>contributors</w:t>
      </w:r>
      <w:r w:rsidR="00A90AAC">
        <w:rPr>
          <w:rFonts w:ascii="Times New Roman" w:hAnsi="Times New Roman"/>
          <w:lang w:val="en-US" w:eastAsia="de-DE"/>
        </w:rPr>
        <w:t xml:space="preserve"> </w:t>
      </w:r>
      <w:r w:rsidR="003A7AB0">
        <w:rPr>
          <w:rFonts w:ascii="Times New Roman" w:hAnsi="Times New Roman"/>
          <w:lang w:val="en-US" w:eastAsia="de-DE"/>
        </w:rPr>
        <w:t>to</w:t>
      </w:r>
      <w:r w:rsidR="00A90AAC">
        <w:rPr>
          <w:rFonts w:ascii="Times New Roman" w:hAnsi="Times New Roman"/>
          <w:lang w:val="en-US" w:eastAsia="de-DE"/>
        </w:rPr>
        <w:t xml:space="preserve"> the patterns we observe. </w:t>
      </w:r>
    </w:p>
    <w:p w14:paraId="6225B551" w14:textId="49886B05" w:rsidR="00520329" w:rsidRPr="004A1B9E" w:rsidRDefault="00616FB3" w:rsidP="00520329">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rPr>
        <w:t xml:space="preserve">Our second hypothesis, based on recent experimental results in other freshwater and grassland systems, was that the trophic cascade would get stronger as ecosystem temperatures warmed. We found support for this hypothesis in our system, providing the first evidence that trophic cascade strength increases continuously with temperature. Prior to our study, evidence </w:t>
      </w:r>
      <w:r>
        <w:rPr>
          <w:rFonts w:ascii="Times New Roman" w:hAnsi="Times New Roman"/>
        </w:rPr>
        <w:lastRenderedPageBreak/>
        <w:t>of stronger trophic cascades with warming were from experiments that test two temperature levels, an ambient and a simulated future scenario of ~ +3</w:t>
      </w:r>
      <w:r w:rsidR="00604E4E">
        <w:rPr>
          <w:rFonts w:ascii="Times New Roman" w:hAnsi="Times New Roman"/>
        </w:rPr>
        <w:t xml:space="preserve"> </w:t>
      </w:r>
      <w:r w:rsidR="00604E4E">
        <w:rPr>
          <w:rFonts w:ascii="Times New Roman" w:hAnsi="Times New Roman"/>
          <w:lang w:val="en-US" w:eastAsia="de-DE"/>
        </w:rPr>
        <w:sym w:font="Symbol" w:char="F0B0"/>
      </w:r>
      <w:r>
        <w:rPr>
          <w:rFonts w:ascii="Times New Roman" w:hAnsi="Times New Roman"/>
        </w:rPr>
        <w:t xml:space="preserve">C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&lt;citation&gt;&lt;priority&gt;29&lt;/priority&gt;&lt;uuid&gt;99C57648-C0E9-4D7D-A0F3-38864892CBE2&lt;/uuid&gt;&lt;publications&gt;&lt;publication&gt;&lt;subtype&gt;400&lt;/subtype&gt;&lt;publisher&gt;John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Effects of simulated climate warming on macrophytes in freshwater microcosm communities&lt;/title&gt;&lt;url&gt;http://linkinghub.elsevier.com/retrieve/pii/S0304377002000487&lt;/url&gt;&lt;volume&gt;74&lt;/volume&gt;&lt;publication_date&gt;99200209001200000000220000&lt;/publication_date&gt;&lt;uuid&gt;B43FD147-5A47-4BC2-A06C-D3CB904B82E9&lt;/uuid&gt;&lt;type&gt;400&lt;/type&gt;&lt;number&gt;1&lt;/number&gt;&lt;citekey&gt;mckee_effects_2002&lt;/citekey&gt;&lt;doi&gt;10.1016/S0304-3770(02)00048-7&lt;/doi&gt;&lt;startpage&gt;71&lt;/startpage&gt;&lt;endpage&gt;83&lt;/endpage&gt;&lt;bundle&gt;&lt;publication&gt;&lt;title&gt;Aquatic Botany&lt;/title&gt;&lt;uuid&gt;249F760C-3980-4220-9968-2F44B5F2B25A&lt;/uuid&gt;&lt;subtype&gt;-100&lt;/subtype&gt;&lt;type&gt;-100&lt;/type&gt;&lt;/publication&gt;&lt;/bundle&gt;&lt;authors&gt;&lt;author&gt;&lt;lastName&gt;Mckee&lt;/lastName&gt;&lt;firstName&gt;D&lt;/firstName&gt;&lt;/author&gt;&lt;author&gt;&lt;lastName&gt;Hatton&lt;/lastName&gt;&lt;firstName&gt;K&lt;/firstName&gt;&lt;/author&gt;&lt;author&gt;&lt;lastName&gt;Eaton&lt;/lastName&gt;&lt;firstName&gt;J&lt;/firstName&gt;&lt;middleNames&gt;W&lt;/middleNames&gt;&lt;/author&gt;&lt;author&gt;&lt;lastName&gt;Atkinson&lt;/lastName&gt;&lt;firstName&gt;D&lt;/firstName&gt;&lt;/author&gt;&lt;author&gt;&lt;lastName&gt;Atherton&lt;/lastName&gt;&lt;firstName&gt;A&lt;/firstName&gt;&lt;/author&gt;&lt;author&gt;&lt;lastName&gt;Harvey&lt;/lastName&gt;&lt;firstName&gt;I&lt;/firstName&gt;&lt;/author&gt;&lt;author&gt;&lt;lastName&gt;Moss&lt;/lastName&gt;&lt;firstName&gt;B&lt;/firstName&gt;&lt;/author&gt;&lt;/authors&gt;&lt;/publication&gt;&lt;publication&gt;&lt;subtype&gt;400&lt;/subtype&gt;&lt;title&gt;Food-chain length alters community responses to global change in aquatic systems&lt;/title&gt;&lt;url&gt;http://www.nature.com/nclimate/journal/v3/n3/full/nclimate1689.html&lt;/url&gt;&lt;volume&gt;3&lt;/volume&gt;&lt;publication_date&gt;99201303001200000000220000&lt;/publication_date&gt;&lt;uuid&gt;311975B3-404D-4CA5-9D59-8DECBBFFA855&lt;/uuid&gt;&lt;type&gt;400&lt;/type&gt;&lt;number&gt;3&lt;/number&gt;&lt;citekey&gt;hansson_food-chain_2013&lt;/citekey&gt;&lt;doi&gt;10.1038/nclimate1689&lt;/doi&gt;&lt;startpage&gt;228&lt;/startpage&gt;&lt;endpage&gt;233&lt;/endpage&gt;&lt;authors&gt;&lt;author&gt;&lt;lastName&gt;Hansson&lt;/lastName&gt;&lt;firstName&gt;Lars-Anders&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gt;&lt;lastName&gt;Bronmark&lt;/lastName&gt;&lt;firstName&gt;Christer&lt;/firstName&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[29,47,48]</w:t>
      </w:r>
      <w:r w:rsidR="002D7F66">
        <w:rPr>
          <w:rFonts w:ascii="Times New Roman" w:hAnsi="Times New Roman"/>
          <w:lang w:val="en-US" w:eastAsia="de-DE"/>
        </w:rPr>
        <w:fldChar w:fldCharType="end"/>
      </w:r>
      <w:r>
        <w:rPr>
          <w:rFonts w:ascii="Times New Roman" w:hAnsi="Times New Roman"/>
          <w:lang w:val="en-US" w:eastAsia="de-DE"/>
        </w:rPr>
        <w:t xml:space="preserve">. We show here that this pattern continues over a thermal range of 10 </w:t>
      </w:r>
      <w:r>
        <w:rPr>
          <w:rFonts w:ascii="Times New Roman" w:hAnsi="Times New Roman"/>
          <w:lang w:val="en-US" w:eastAsia="de-DE"/>
        </w:rPr>
        <w:sym w:font="Symbol" w:char="F0B0"/>
      </w:r>
      <w:r>
        <w:rPr>
          <w:rFonts w:ascii="Times New Roman" w:hAnsi="Times New Roman"/>
          <w:lang w:val="en-US" w:eastAsia="de-DE"/>
        </w:rPr>
        <w:t>C.</w:t>
      </w:r>
      <w:r>
        <w:rPr>
          <w:rFonts w:ascii="Times New Roman" w:hAnsi="Times New Roman"/>
        </w:rPr>
        <w:t xml:space="preserve"> The indirect effects of predators on phytoplankton biomass appears to have been mediated </w:t>
      </w:r>
      <w:r>
        <w:rPr>
          <w:rFonts w:ascii="Times New Roman" w:hAnsi="Times New Roman"/>
          <w:lang w:val="en-US"/>
        </w:rPr>
        <w:t>by predation on the</w:t>
      </w:r>
      <w:r w:rsidR="00520329">
        <w:rPr>
          <w:rFonts w:ascii="Times New Roman" w:hAnsi="Times New Roman"/>
          <w:lang w:val="en-US"/>
        </w:rPr>
        <w:t xml:space="preserve"> dominant grazer, </w:t>
      </w:r>
      <w:r w:rsidR="00520329" w:rsidRPr="0067746B">
        <w:rPr>
          <w:rFonts w:ascii="Times New Roman" w:hAnsi="Times New Roman"/>
          <w:i/>
          <w:lang w:val="en-US"/>
        </w:rPr>
        <w:t>Daphnia</w:t>
      </w:r>
      <w:r>
        <w:rPr>
          <w:rFonts w:ascii="Times New Roman" w:hAnsi="Times New Roman"/>
          <w:lang w:val="en-US"/>
        </w:rPr>
        <w:t>. Predator</w:t>
      </w:r>
      <w:r w:rsidR="00604E4E">
        <w:rPr>
          <w:rFonts w:ascii="Times New Roman" w:hAnsi="Times New Roman"/>
          <w:lang w:val="en-US"/>
        </w:rPr>
        <w:t>s</w:t>
      </w:r>
      <w:r w:rsidR="00520329">
        <w:rPr>
          <w:rFonts w:ascii="Times New Roman" w:hAnsi="Times New Roman"/>
          <w:lang w:val="en-US"/>
        </w:rPr>
        <w:t xml:space="preserve"> reduc</w:t>
      </w:r>
      <w:r w:rsidR="00604E4E">
        <w:rPr>
          <w:rFonts w:ascii="Times New Roman" w:hAnsi="Times New Roman"/>
          <w:lang w:val="en-US"/>
        </w:rPr>
        <w:t>ed</w:t>
      </w:r>
      <w:r w:rsidR="00520329">
        <w:rPr>
          <w:rFonts w:ascii="Times New Roman" w:hAnsi="Times New Roman"/>
          <w:lang w:val="en-US"/>
        </w:rPr>
        <w:t xml:space="preserve"> </w:t>
      </w:r>
      <w:r>
        <w:rPr>
          <w:rFonts w:ascii="Times New Roman" w:hAnsi="Times New Roman"/>
          <w:i/>
          <w:lang w:val="en-US"/>
        </w:rPr>
        <w:t xml:space="preserve">Daphnia </w:t>
      </w:r>
      <w:r w:rsidR="00520329">
        <w:rPr>
          <w:rFonts w:ascii="Times New Roman" w:hAnsi="Times New Roman"/>
          <w:lang w:val="en-US"/>
        </w:rPr>
        <w:t>density and thereby shifted grazer assemblages toward the less effective copepod grazers</w:t>
      </w:r>
      <w:r>
        <w:rPr>
          <w:rFonts w:ascii="Times New Roman" w:hAnsi="Times New Roman"/>
          <w:lang w:val="en-US"/>
        </w:rPr>
        <w:t xml:space="preserve"> at all temperatures</w:t>
      </w:r>
      <w:r w:rsidR="00520329">
        <w:rPr>
          <w:rFonts w:ascii="Times New Roman" w:hAnsi="Times New Roman"/>
          <w:lang w:val="en-US"/>
        </w:rPr>
        <w:t xml:space="preserve">. This trophic cascade, mediated by shifts in grazer composition as well as total density, is a classic food web motif in freshwater systems </w:t>
      </w:r>
      <w:r w:rsidR="00520329">
        <w:rPr>
          <w:rFonts w:ascii="Times New Roman" w:hAnsi="Times New Roman"/>
          <w:lang w:val="en-US"/>
        </w:rPr>
        <w:fldChar w:fldCharType="begin"/>
      </w:r>
      <w:r w:rsidR="00FC27DB">
        <w:rPr>
          <w:rFonts w:ascii="Times New Roman" w:hAnsi="Times New Roman"/>
          <w:lang w:val="en-US"/>
        </w:rPr>
        <w:instrText xml:space="preserve"> ADDIN PAPERS2_CITATIONS &lt;citation&gt;&lt;priority&gt;18&lt;/priority&gt;&lt;uuid&gt;D946CE38-71AB-4CD0-B4F1-BC387911DF6D&lt;/uuid&gt;&lt;publications&gt;&lt;publication&gt;&lt;subtype&gt;400&lt;/subtype&gt;&lt;title&gt;Predation,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520329">
        <w:rPr>
          <w:rFonts w:ascii="Times New Roman" w:hAnsi="Times New Roman"/>
          <w:lang w:val="en-US"/>
        </w:rPr>
        <w:fldChar w:fldCharType="separate"/>
      </w:r>
      <w:r w:rsidR="00AF2A57">
        <w:rPr>
          <w:rFonts w:ascii="Times New Roman" w:hAnsi="Times New Roman"/>
          <w:lang w:val="en-US" w:eastAsia="de-DE"/>
        </w:rPr>
        <w:t>[43]</w:t>
      </w:r>
      <w:r w:rsidR="00520329">
        <w:rPr>
          <w:rFonts w:ascii="Times New Roman" w:hAnsi="Times New Roman"/>
          <w:lang w:val="en-US"/>
        </w:rPr>
        <w:fldChar w:fldCharType="end"/>
      </w:r>
      <w:r w:rsidR="00520329">
        <w:rPr>
          <w:rFonts w:ascii="Times New Roman" w:hAnsi="Times New Roman"/>
          <w:lang w:val="en-US"/>
        </w:rPr>
        <w:t>.</w:t>
      </w:r>
      <w:r>
        <w:rPr>
          <w:rFonts w:ascii="Times New Roman" w:hAnsi="Times New Roman"/>
          <w:lang w:val="en-US"/>
        </w:rPr>
        <w:t xml:space="preserve"> Interestingly, at warmer temperatures grazer density was lowest, yet we still observed declines in biomass of phytoplankton. This pattern could reflect higher </w:t>
      </w:r>
      <w:r w:rsidRPr="00604E4E">
        <w:rPr>
          <w:rFonts w:ascii="Times New Roman" w:hAnsi="Times New Roman"/>
          <w:i/>
          <w:lang w:val="en-US"/>
        </w:rPr>
        <w:t>per capita</w:t>
      </w:r>
      <w:r>
        <w:rPr>
          <w:rFonts w:ascii="Times New Roman" w:hAnsi="Times New Roman"/>
          <w:lang w:val="en-US"/>
        </w:rPr>
        <w:t xml:space="preserve"> grazing by the remaining grazer individuals.</w:t>
      </w:r>
      <w:r w:rsidR="002F58FA">
        <w:rPr>
          <w:rFonts w:ascii="Times New Roman" w:hAnsi="Times New Roman"/>
          <w:lang w:val="en-US"/>
        </w:rPr>
        <w:t xml:space="preserve"> Algal productivity rates are an important element of trophic cascade strength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&lt;citation&gt;&lt;priority&gt;31&lt;/priority&gt;&lt;uuid&gt;8BF5C87D-FBAB-4B3D-9A38-573F3250A2CF&lt;/uuid&gt;&lt;publications&gt;&lt;publication&gt;&lt;subtype&gt;400&lt;/subtype&gt;&lt;title&gt;A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 Body Size Dependence of Trophic Cascades&lt;/title&gt;&lt;url&gt;https://www.journals.uchicago.edu/doi/10.1086/679735&lt;/url&gt;&lt;volume&gt;185&lt;/volume&gt;&lt;publication_date&gt;99201503001200000000220000&lt;/publication_date&gt;&lt;uuid&gt;6D15BE44-EC06-4D2A-9E97-F0AA78C983E5&lt;/uuid&gt;&lt;type&gt;400&lt;/type&gt;&lt;number&gt;3&lt;/number&gt;&lt;doi&gt;10.1086/679735&lt;/doi&gt;&lt;startpage&gt;354&lt;/startpage&gt;&lt;endpage&gt;366&lt;/endpage&gt;&lt;bundle&gt;&lt;publication&gt;&lt;title&gt;The American Naturalist&lt;/title&gt;&lt;uuid&gt;D3A9E198-569E-4974-9B77-BB010151F1AF&lt;/uuid&gt;&lt;subtype&gt;-100&lt;/subtype&gt;&lt;type&gt;-100&lt;/type&gt;&lt;/publication&gt;&lt;/bundle&gt;&lt;authors&gt;&lt;author&gt;&lt;lastName&gt;DeLong&lt;/lastName&gt;&lt;firstName&gt;John&lt;/firstName&gt;&lt;middleNames&gt;P&lt;/middleNames&gt;&lt;/author&gt;&lt;author&gt;&lt;lastName&gt;Gilbert&lt;/lastName&gt;&lt;firstName&gt;Benjamin&lt;/firstName&gt;&lt;/author&gt;&lt;author&gt;&lt;lastName&gt;Shurin&lt;/lastName&gt;&lt;firstName&gt;Jonathan&lt;/firstName&gt;&lt;middleNames&gt;B&lt;/middleNames&gt;&lt;/author&gt;&lt;author&gt;&lt;lastName&gt;Savage&lt;/lastName&gt;&lt;firstName&gt;Van&lt;/firstName&gt;&lt;middleNames&gt;M&lt;/middleNames&gt;&lt;/author&gt;&lt;author&gt;&lt;lastName&gt;Barton&lt;/lastName&gt;&lt;firstName&gt;Brandon&lt;/firstName&gt;&lt;middleNames&gt;T&lt;/middleNames&gt;&lt;/author&gt;&lt;author&gt;&lt;lastName&gt;Clements&lt;/lastName&gt;&lt;firstName&gt;Christopher&lt;/firstName&gt;&lt;middleNames&gt;F&lt;/middleNames&gt;&lt;/author&gt;&lt;author&gt;&lt;lastName&gt;Dell&lt;/lastName&gt;&lt;firstName&gt;Anthony&lt;/firstName&gt;&lt;middleNames&gt;I&lt;/middleNames&gt;&lt;/author&gt;&lt;author&gt;&lt;lastName&gt;Greig&lt;/lastName&gt;&lt;firstName&gt;Hamish&lt;/firstName&gt;&lt;middleNames&gt;S&lt;/middleNames&gt;&lt;/author&gt;&lt;author&gt;&lt;lastName&gt;Harley&lt;/lastName&gt;&lt;firstName&gt;Christopher&lt;/firstName&gt;&lt;middleNames&gt;D G&lt;/middleNames&gt;&lt;/author&gt;&lt;author&gt;&lt;lastName&gt;Kratina&lt;/lastName&gt;&lt;firstName&gt;Pavel&lt;/firstName&gt;&lt;/author&gt;&lt;author&gt;&lt;lastName&gt;McCann&lt;/lastName&gt;&lt;firstName&gt;Kevin&lt;/firstName&gt;&lt;middleNames&gt;S&lt;/middleNames&gt;&lt;/author&gt;&lt;author&gt;&lt;lastName&gt;Tunney&lt;/lastName&gt;&lt;firstName&gt;Tyler&lt;/firstName&gt;&lt;middleNames&gt;D&lt;/middleNames&gt;&lt;/author&gt;&lt;author&gt;&lt;lastName&gt;Vasseur&lt;/lastName&gt;&lt;firstName&gt;David&lt;/firstName&gt;&lt;middleNames&gt;A&lt;/middleNames&gt;&lt;/author&gt;&lt;author&gt;&lt;lastName&gt;O’Connor&lt;/lastName&gt;&lt;firstName&gt;Mary&lt;/firstName&gt;&lt;middleNames&gt;I&lt;/middleNames&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[15,34]</w:t>
      </w:r>
      <w:r w:rsidR="002D7F66">
        <w:rPr>
          <w:rFonts w:ascii="Times New Roman" w:hAnsi="Times New Roman"/>
          <w:lang w:val="en-US" w:eastAsia="de-DE"/>
        </w:rPr>
        <w:fldChar w:fldCharType="end"/>
      </w:r>
      <w:r w:rsidR="002F58FA">
        <w:rPr>
          <w:rFonts w:ascii="Times New Roman" w:hAnsi="Times New Roman"/>
          <w:lang w:val="en-US"/>
        </w:rPr>
        <w:t>, and higher NEP at warmer temperatures would contribute to a stronger trophic cascade, even as grazer density declines.</w:t>
      </w:r>
      <w:r w:rsidR="00AB5921">
        <w:rPr>
          <w:rFonts w:ascii="Times New Roman" w:hAnsi="Times New Roman"/>
          <w:lang w:val="en-US"/>
        </w:rPr>
        <w:t xml:space="preserve"> As with hypothesis 1, we </w:t>
      </w:r>
      <w:r w:rsidR="00927EDA">
        <w:rPr>
          <w:rFonts w:ascii="Times New Roman" w:hAnsi="Times New Roman"/>
          <w:lang w:val="en-US"/>
        </w:rPr>
        <w:t xml:space="preserve">infer that the effect of temperature on the trophic cascade strength reflects not only the effect of temperature on </w:t>
      </w:r>
      <w:r w:rsidR="00927EDA" w:rsidRPr="003B0038">
        <w:rPr>
          <w:rFonts w:ascii="Times New Roman" w:hAnsi="Times New Roman"/>
          <w:i/>
          <w:lang w:val="en-US"/>
        </w:rPr>
        <w:t>per capita</w:t>
      </w:r>
      <w:r w:rsidR="00927EDA">
        <w:rPr>
          <w:rFonts w:ascii="Times New Roman" w:hAnsi="Times New Roman"/>
          <w:lang w:val="en-US"/>
        </w:rPr>
        <w:t xml:space="preserve"> metabolic rate but also shifts in </w:t>
      </w:r>
      <w:r w:rsidR="003B0038">
        <w:rPr>
          <w:rFonts w:ascii="Times New Roman" w:hAnsi="Times New Roman"/>
          <w:lang w:val="en-US"/>
        </w:rPr>
        <w:t xml:space="preserve">algal </w:t>
      </w:r>
      <w:r w:rsidR="00927EDA">
        <w:rPr>
          <w:rFonts w:ascii="Times New Roman" w:hAnsi="Times New Roman"/>
          <w:lang w:val="en-US"/>
        </w:rPr>
        <w:t>traits or body sizes, or both.</w:t>
      </w:r>
    </w:p>
    <w:p w14:paraId="3FCFEEB0" w14:textId="39EA36BA" w:rsidR="002F58FA" w:rsidRDefault="00477350" w:rsidP="002F58FA">
      <w:pPr>
        <w:spacing w:after="0" w:line="480" w:lineRule="auto"/>
        <w:ind w:firstLine="708"/>
        <w:rPr>
          <w:rFonts w:ascii="Times New Roman" w:hAnsi="Times New Roman"/>
        </w:rPr>
      </w:pPr>
      <w:r>
        <w:rPr>
          <w:rFonts w:ascii="Times New Roman" w:hAnsi="Times New Roman"/>
        </w:rPr>
        <w:t>We tested a third hypothesis that the effects of temperature on biomass and trophic cascade strength would lead to distinct relationships between temperature and NEP and ER for each trophic treatment type (e.g., with vs without predators). We found that the effect of temperature on phytoplankton standing stock was much greater than the effects of temperature on NEP or ER. For NEP</w:t>
      </w:r>
      <w:r w:rsidR="003B0038">
        <w:rPr>
          <w:rFonts w:ascii="Times New Roman" w:hAnsi="Times New Roman"/>
        </w:rPr>
        <w:t xml:space="preserve"> and ER</w:t>
      </w:r>
      <w:r>
        <w:rPr>
          <w:rFonts w:ascii="Times New Roman" w:hAnsi="Times New Roman"/>
        </w:rPr>
        <w:t>, there was support for a model with</w:t>
      </w:r>
      <w:r w:rsidR="003B0038">
        <w:rPr>
          <w:rFonts w:ascii="Times New Roman" w:hAnsi="Times New Roman"/>
        </w:rPr>
        <w:t xml:space="preserve"> </w:t>
      </w:r>
      <w:proofErr w:type="gramStart"/>
      <w:r w:rsidR="003B0038">
        <w:rPr>
          <w:rFonts w:ascii="Times New Roman" w:hAnsi="Times New Roman"/>
        </w:rPr>
        <w:t xml:space="preserve">and </w:t>
      </w:r>
      <w:r>
        <w:rPr>
          <w:rFonts w:ascii="Times New Roman" w:hAnsi="Times New Roman"/>
        </w:rPr>
        <w:t xml:space="preserve"> interaction</w:t>
      </w:r>
      <w:proofErr w:type="gramEnd"/>
      <w:r w:rsidR="003B0038">
        <w:rPr>
          <w:rFonts w:ascii="Times New Roman" w:hAnsi="Times New Roman"/>
        </w:rPr>
        <w:t xml:space="preserve"> between trophic structure and mean temperature</w:t>
      </w:r>
      <w:r>
        <w:rPr>
          <w:rFonts w:ascii="Times New Roman" w:hAnsi="Times New Roman"/>
        </w:rPr>
        <w:t xml:space="preserve">, but </w:t>
      </w:r>
      <w:r w:rsidR="00250023">
        <w:rPr>
          <w:rFonts w:ascii="Times New Roman" w:hAnsi="Times New Roman"/>
        </w:rPr>
        <w:t xml:space="preserve">for NEP </w:t>
      </w:r>
      <w:r>
        <w:rPr>
          <w:rFonts w:ascii="Times New Roman" w:hAnsi="Times New Roman"/>
        </w:rPr>
        <w:t>a model without the interaction was ranked quite high</w:t>
      </w:r>
      <w:r w:rsidR="00416AF3">
        <w:rPr>
          <w:rFonts w:ascii="Times New Roman" w:hAnsi="Times New Roman"/>
        </w:rPr>
        <w:t>l</w:t>
      </w:r>
      <w:r>
        <w:rPr>
          <w:rFonts w:ascii="Times New Roman" w:hAnsi="Times New Roman"/>
        </w:rPr>
        <w:t>y (Table 6)</w:t>
      </w:r>
      <w:r w:rsidR="00416AF3">
        <w:rPr>
          <w:rFonts w:ascii="Times New Roman" w:hAnsi="Times New Roman"/>
        </w:rPr>
        <w:t xml:space="preserve">, and confidence intervals for the pooled estimated temperature dependence </w:t>
      </w:r>
      <w:r w:rsidR="00250023">
        <w:rPr>
          <w:rFonts w:ascii="Times New Roman" w:hAnsi="Times New Roman"/>
        </w:rPr>
        <w:t>d</w:t>
      </w:r>
      <w:r w:rsidR="00416AF3">
        <w:rPr>
          <w:rFonts w:ascii="Times New Roman" w:hAnsi="Times New Roman"/>
        </w:rPr>
        <w:t xml:space="preserve">o not indicate differences among trophic treatments. Therefore, the strong effects of temperature on community structure (biomass, trophic cascade strength) did not translate directly to net ecosystem flux rates. </w:t>
      </w:r>
    </w:p>
    <w:p w14:paraId="5A7765EE" w14:textId="29CF7C1A" w:rsidR="00892C51" w:rsidRPr="00B56B1F" w:rsidRDefault="00416AF3" w:rsidP="008D7392">
      <w:pPr>
        <w:spacing w:after="0" w:line="480" w:lineRule="auto"/>
        <w:ind w:firstLine="708"/>
        <w:rPr>
          <w:rFonts w:ascii="Times New Roman" w:hAnsi="Times New Roman"/>
        </w:rPr>
      </w:pPr>
      <w:r>
        <w:rPr>
          <w:rFonts w:ascii="Times New Roman" w:hAnsi="Times New Roman"/>
        </w:rPr>
        <w:t xml:space="preserve">The estimated temperature dependences of NEP and ER were greater than expected based on temperature dependent </w:t>
      </w:r>
      <w:r>
        <w:rPr>
          <w:rFonts w:ascii="Times New Roman" w:hAnsi="Times New Roman"/>
          <w:i/>
        </w:rPr>
        <w:t>per capita</w:t>
      </w:r>
      <w:r w:rsidRPr="00416AF3">
        <w:rPr>
          <w:rFonts w:ascii="Times New Roman" w:hAnsi="Times New Roman"/>
        </w:rPr>
        <w:t>, mass normalized</w:t>
      </w:r>
      <w:r>
        <w:rPr>
          <w:rFonts w:ascii="Times New Roman" w:hAnsi="Times New Roman"/>
        </w:rPr>
        <w:t xml:space="preserve"> respiration and photosynthesis </w:t>
      </w:r>
      <w:r>
        <w:rPr>
          <w:rFonts w:ascii="Times New Roman" w:hAnsi="Times New Roman"/>
        </w:rPr>
        <w:lastRenderedPageBreak/>
        <w:t xml:space="preserve">metabolic rates. </w:t>
      </w:r>
      <w:r w:rsidR="002F58FA">
        <w:rPr>
          <w:rFonts w:ascii="Times New Roman" w:hAnsi="Times New Roman"/>
        </w:rPr>
        <w:t xml:space="preserve">It is well established that temperature dependence of aerobic respiration is approximately </w:t>
      </w:r>
      <w:r w:rsidR="002F58FA" w:rsidRPr="00C75F20">
        <w:rPr>
          <w:rFonts w:ascii="Times New Roman" w:hAnsi="Times New Roman"/>
          <w:i/>
        </w:rPr>
        <w:t>E</w:t>
      </w:r>
      <w:r w:rsidR="002F58FA" w:rsidRPr="00C75F20">
        <w:rPr>
          <w:rFonts w:ascii="Times New Roman" w:hAnsi="Times New Roman"/>
          <w:i/>
          <w:vertAlign w:val="subscript"/>
        </w:rPr>
        <w:t>R</w:t>
      </w:r>
      <w:r w:rsidR="002F58FA">
        <w:rPr>
          <w:rFonts w:ascii="Times New Roman" w:hAnsi="Times New Roman"/>
          <w:vertAlign w:val="subscript"/>
        </w:rPr>
        <w:t xml:space="preserve"> </w:t>
      </w:r>
      <w:r w:rsidR="002F58FA">
        <w:rPr>
          <w:rFonts w:ascii="Times New Roman" w:hAnsi="Times New Roman"/>
        </w:rPr>
        <w:t xml:space="preserve">= ~0.65 eV, and that this value </w:t>
      </w:r>
      <w:r w:rsidR="00250023">
        <w:rPr>
          <w:rFonts w:ascii="Times New Roman" w:hAnsi="Times New Roman"/>
        </w:rPr>
        <w:t xml:space="preserve">explains the temperature dependence of mass normalized ecosystem metabolism </w:t>
      </w:r>
      <w:r w:rsidR="002F58FA">
        <w:rPr>
          <w:rFonts w:ascii="Times New Roman" w:hAnsi="Times New Roman"/>
        </w:rPr>
        <w:t xml:space="preserve">at the ecosystem scale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&lt;citation&gt;&lt;priority&gt;32&lt;/priority&gt;&lt;uuid&gt;FF84BE00-08AE-43ED-99A2-F974DBA54983&lt;/uuid&gt;&lt;publications&gt;&lt;publication&gt;&lt;subtype&gt;400&lt;/subtype&gt;&lt;publisher&gt;Nature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2D7F66">
        <w:rPr>
          <w:rFonts w:ascii="Times New Roman" w:hAnsi="Times New Roman"/>
          <w:lang w:val="en-US" w:eastAsia="de-DE"/>
        </w:rPr>
        <w:fldChar w:fldCharType="separate"/>
      </w:r>
      <w:r w:rsidR="002D7F66">
        <w:rPr>
          <w:rFonts w:ascii="Times New Roman" w:hAnsi="Times New Roman"/>
          <w:lang w:val="en-US" w:eastAsia="de-DE"/>
        </w:rPr>
        <w:t>[2-4]</w:t>
      </w:r>
      <w:r w:rsidR="002D7F66">
        <w:rPr>
          <w:rFonts w:ascii="Times New Roman" w:hAnsi="Times New Roman"/>
          <w:lang w:val="en-US" w:eastAsia="de-DE"/>
        </w:rPr>
        <w:fldChar w:fldCharType="end"/>
      </w:r>
      <w:r>
        <w:rPr>
          <w:rFonts w:ascii="Times New Roman" w:hAnsi="Times New Roman"/>
          <w:lang w:val="en-US" w:eastAsia="de-DE"/>
        </w:rPr>
        <w:t xml:space="preserve">. </w:t>
      </w:r>
      <w:r w:rsidR="002F58FA">
        <w:rPr>
          <w:rFonts w:ascii="Times New Roman" w:hAnsi="Times New Roman"/>
        </w:rPr>
        <w:t xml:space="preserve">The temperature dependence of photosynthesis at suboptimal temperatures appears to be </w:t>
      </w:r>
      <w:r w:rsidR="002F58FA" w:rsidRPr="00CE7F0E">
        <w:rPr>
          <w:rFonts w:ascii="Times New Roman" w:hAnsi="Times New Roman"/>
          <w:i/>
        </w:rPr>
        <w:t>E</w:t>
      </w:r>
      <w:r w:rsidR="002F58FA">
        <w:rPr>
          <w:rFonts w:ascii="Times New Roman" w:hAnsi="Times New Roman"/>
          <w:i/>
          <w:vertAlign w:val="subscript"/>
        </w:rPr>
        <w:t>PS</w:t>
      </w:r>
      <w:r w:rsidR="002F58FA">
        <w:rPr>
          <w:rFonts w:ascii="Times New Roman" w:hAnsi="Times New Roman"/>
          <w:vertAlign w:val="subscript"/>
        </w:rPr>
        <w:t xml:space="preserve"> </w:t>
      </w:r>
      <w:r w:rsidR="002F58FA">
        <w:rPr>
          <w:rFonts w:ascii="Times New Roman" w:hAnsi="Times New Roman"/>
        </w:rPr>
        <w:t>= ~0.32 eV</w:t>
      </w:r>
      <w:r>
        <w:rPr>
          <w:rFonts w:ascii="Times New Roman" w:hAnsi="Times New Roman"/>
        </w:rPr>
        <w:t xml:space="preserve"> for algal systems</w:t>
      </w:r>
      <w:r w:rsidR="002F58FA">
        <w:rPr>
          <w:rFonts w:ascii="Times New Roman" w:hAnsi="Times New Roman"/>
        </w:rPr>
        <w:t xml:space="preserve">, and this can emerge at population </w:t>
      </w:r>
      <w:r>
        <w:rPr>
          <w:rFonts w:ascii="Times New Roman" w:hAnsi="Times New Roman"/>
        </w:rPr>
        <w:fldChar w:fldCharType="begin"/>
      </w:r>
      <w:r w:rsidR="00FC27DB">
        <w:rPr>
          <w:rFonts w:ascii="Times New Roman" w:hAnsi="Times New Roman"/>
        </w:rPr>
        <w:instrText xml:space="preserve"> ADDIN PAPERS2_CITATIONS &lt;citation&gt;&lt;priority&gt;0&lt;/priority&gt;&lt;uuid&gt;8640F52C-9CE7-4432-9E86-0CA745F79651&lt;/uuid&gt;&lt;publications&gt;&lt;publication&gt;&lt;subtype&gt;400&lt;/subtype&gt;&lt;title&gt;Metabolic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Pr>
          <w:rFonts w:ascii="Times New Roman" w:hAnsi="Times New Roman"/>
        </w:rPr>
        <w:fldChar w:fldCharType="separate"/>
      </w:r>
      <w:r w:rsidR="00AF2A57">
        <w:rPr>
          <w:rFonts w:ascii="Times New Roman" w:hAnsi="Times New Roman"/>
          <w:lang w:val="en-US" w:eastAsia="de-DE"/>
        </w:rPr>
        <w:t>[39]</w:t>
      </w:r>
      <w:r>
        <w:rPr>
          <w:rFonts w:ascii="Times New Roman" w:hAnsi="Times New Roman"/>
        </w:rPr>
        <w:fldChar w:fldCharType="end"/>
      </w:r>
      <w:r w:rsidR="002F58FA">
        <w:rPr>
          <w:rFonts w:ascii="Times New Roman" w:hAnsi="Times New Roman"/>
        </w:rPr>
        <w:t xml:space="preserve"> and ecosystem scales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&lt;citation&gt;&lt;priority&gt;34&lt;/priority&gt;&lt;uuid&gt;D823FA73-B3D9-4EBD-8F5D-15E02E8BCCB8&lt;/uuid&gt;&lt;publications&gt;&lt;publication&gt;&lt;subtype&gt;400&lt;/subtype&gt;&lt;title&gt;Scaling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2D7F66">
        <w:rPr>
          <w:rFonts w:ascii="Times New Roman" w:hAnsi="Times New Roman"/>
          <w:lang w:val="en-US" w:eastAsia="de-DE"/>
        </w:rPr>
        <w:fldChar w:fldCharType="separate"/>
      </w:r>
      <w:r w:rsidR="002D7F66">
        <w:rPr>
          <w:rFonts w:ascii="Times New Roman" w:hAnsi="Times New Roman"/>
          <w:lang w:val="en-US" w:eastAsia="de-DE"/>
        </w:rPr>
        <w:t>[4]</w:t>
      </w:r>
      <w:r w:rsidR="002D7F66">
        <w:rPr>
          <w:rFonts w:ascii="Times New Roman" w:hAnsi="Times New Roman"/>
          <w:lang w:val="en-US" w:eastAsia="de-DE"/>
        </w:rPr>
        <w:fldChar w:fldCharType="end"/>
      </w:r>
      <w:r w:rsidR="002F58FA">
        <w:rPr>
          <w:rFonts w:ascii="Times New Roman" w:hAnsi="Times New Roman"/>
        </w:rPr>
        <w:t xml:space="preserve"> in aquatic systems, suggesting </w:t>
      </w:r>
      <w:r w:rsidR="002F58FA" w:rsidRPr="00CE7F0E">
        <w:rPr>
          <w:rFonts w:ascii="Times New Roman" w:hAnsi="Times New Roman"/>
          <w:i/>
        </w:rPr>
        <w:t>E</w:t>
      </w:r>
      <w:r w:rsidR="002F58FA">
        <w:rPr>
          <w:rFonts w:ascii="Times New Roman" w:hAnsi="Times New Roman"/>
          <w:i/>
          <w:vertAlign w:val="subscript"/>
        </w:rPr>
        <w:t>NEP</w:t>
      </w:r>
      <w:r w:rsidR="002F58FA">
        <w:rPr>
          <w:rFonts w:ascii="Times New Roman" w:hAnsi="Times New Roman"/>
        </w:rPr>
        <w:t xml:space="preserve">= ~0.32 eV, but other studies have found evidence for stronger or weaker values of </w:t>
      </w:r>
      <w:r w:rsidR="002F58FA" w:rsidRPr="00CE7F0E">
        <w:rPr>
          <w:rFonts w:ascii="Times New Roman" w:hAnsi="Times New Roman"/>
          <w:i/>
        </w:rPr>
        <w:t>E</w:t>
      </w:r>
      <w:r w:rsidR="002F58FA">
        <w:rPr>
          <w:rFonts w:ascii="Times New Roman" w:hAnsi="Times New Roman"/>
          <w:i/>
          <w:vertAlign w:val="subscript"/>
        </w:rPr>
        <w:t xml:space="preserve">NEP, </w:t>
      </w:r>
      <w:r w:rsidR="002F58FA">
        <w:rPr>
          <w:rFonts w:ascii="Times New Roman" w:hAnsi="Times New Roman"/>
        </w:rPr>
        <w:t xml:space="preserve">ranging from 0 to 1.2 eV at population and ecosystem scales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&lt;citation&gt;&lt;priority&gt;35&lt;/priority&gt;&lt;uuid&gt;704356F6-22F4-407A-8F30-D869F9CEA59F&lt;/uuid&gt;&lt;publications&gt;&lt;publication&gt;&lt;subtype&gt;400&lt;/subtype&gt;&lt;title&gt;Scaling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Metabolic mismatches and compensation in the thermal dependence of daily carbon flux in plants&lt;/title&gt;&lt;url&gt;message:%3C4c794084-5e45-37c4-93dd-b57e0452b690@imperial.ac.uk%3E&lt;/url&gt;&lt;publication_date&gt;99201712231200000000222000&lt;/publication_date&gt;&lt;uuid&gt;B363EA82-62CB-4BA1-A800-04A0D6EA854B&lt;/uuid&gt;&lt;type&gt;400&lt;/type&gt;&lt;startpage&gt;1&lt;/startpage&gt;&lt;endpage&gt;12&lt;/endpage&gt;&lt;authors&gt;&lt;author&gt;&lt;lastName&gt;Sal&lt;/lastName&gt;&lt;firstName&gt;Sofia&lt;/firstName&gt;&lt;/author&gt;&lt;author&gt;&lt;lastName&gt;Garcia-Carreras&lt;/lastName&gt;&lt;firstName&gt;B&lt;/firstName&gt;&lt;/author&gt;&lt;author&gt;&lt;lastName&gt;Sheppard&lt;/lastName&gt;&lt;firstName&gt;Richard&lt;/firstName&gt;&lt;/author&gt;&lt;author&gt;&lt;lastName&gt;Rizzuto&lt;/lastName&gt;&lt;firstName&gt;Matteo&lt;/firstName&gt;&lt;/author&gt;&lt;author&gt;&lt;lastName&gt;Etard&lt;/lastName&gt;&lt;firstName&gt;Adrienne&lt;/firstName&gt;&lt;/author&gt;&lt;author&gt;&lt;lastName&gt;Yvon-Durocher&lt;/lastName&gt;&lt;firstName&gt;Gabriel&lt;/firstName&gt;&lt;/author&gt;&lt;author&gt;&lt;lastName&gt;Pawar&lt;/lastName&gt;&lt;firstName&gt;Samraat&lt;/firstName&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[10,20,49]</w:t>
      </w:r>
      <w:r w:rsidR="002D7F66">
        <w:rPr>
          <w:rFonts w:ascii="Times New Roman" w:hAnsi="Times New Roman"/>
          <w:lang w:val="en-US" w:eastAsia="de-DE"/>
        </w:rPr>
        <w:fldChar w:fldCharType="end"/>
      </w:r>
      <w:r>
        <w:rPr>
          <w:rFonts w:ascii="Times New Roman" w:hAnsi="Times New Roman"/>
        </w:rPr>
        <w:t>.</w:t>
      </w:r>
      <w:r w:rsidR="007E6D85">
        <w:rPr>
          <w:rFonts w:ascii="Times New Roman" w:hAnsi="Times New Roman"/>
        </w:rPr>
        <w:t xml:space="preserve"> </w:t>
      </w:r>
      <w:r w:rsidR="00250023">
        <w:rPr>
          <w:rFonts w:ascii="Times New Roman" w:hAnsi="Times New Roman"/>
        </w:rPr>
        <w:t>Across our experimental temperature gradient, w</w:t>
      </w:r>
      <w:r w:rsidR="007E6D85">
        <w:rPr>
          <w:rFonts w:ascii="Times New Roman" w:hAnsi="Times New Roman"/>
        </w:rPr>
        <w:t xml:space="preserve">e observed values of </w:t>
      </w:r>
      <w:r w:rsidR="007E6D85" w:rsidRPr="00C75F20">
        <w:rPr>
          <w:rFonts w:ascii="Times New Roman" w:hAnsi="Times New Roman"/>
          <w:i/>
        </w:rPr>
        <w:t>E</w:t>
      </w:r>
      <w:r w:rsidR="007E6D85" w:rsidRPr="00C75F20">
        <w:rPr>
          <w:rFonts w:ascii="Times New Roman" w:hAnsi="Times New Roman"/>
          <w:i/>
          <w:vertAlign w:val="subscript"/>
        </w:rPr>
        <w:t>R</w:t>
      </w:r>
      <w:r w:rsidR="007E6D85">
        <w:rPr>
          <w:rFonts w:ascii="Times New Roman" w:hAnsi="Times New Roman"/>
          <w:vertAlign w:val="subscript"/>
        </w:rPr>
        <w:t xml:space="preserve"> </w:t>
      </w:r>
      <w:r w:rsidR="007E6D85">
        <w:rPr>
          <w:rFonts w:ascii="Times New Roman" w:hAnsi="Times New Roman"/>
        </w:rPr>
        <w:t xml:space="preserve">&gt; ~0.65 eV for both NEP and ER, though confidence intervals for ER did include this value (Fig 3) for algae-only </w:t>
      </w:r>
      <w:r w:rsidR="00250023">
        <w:rPr>
          <w:rFonts w:ascii="Times New Roman" w:hAnsi="Times New Roman"/>
        </w:rPr>
        <w:t>ecosystems</w:t>
      </w:r>
      <w:r w:rsidR="007E6D85">
        <w:rPr>
          <w:rFonts w:ascii="Times New Roman" w:hAnsi="Times New Roman"/>
        </w:rPr>
        <w:t xml:space="preserve">. </w:t>
      </w:r>
      <w:r w:rsidR="00DC5E40" w:rsidRPr="0084135A">
        <w:rPr>
          <w:rFonts w:ascii="Times New Roman" w:hAnsi="Times New Roman"/>
        </w:rPr>
        <w:t>These results</w:t>
      </w:r>
      <w:r w:rsidR="00A308C8">
        <w:rPr>
          <w:rFonts w:ascii="Times New Roman" w:hAnsi="Times New Roman"/>
        </w:rPr>
        <w:t xml:space="preserve"> </w:t>
      </w:r>
      <w:r w:rsidR="0049195A">
        <w:rPr>
          <w:rFonts w:ascii="Times New Roman" w:hAnsi="Times New Roman"/>
        </w:rPr>
        <w:t xml:space="preserve">led us to reject the ‘first order metabolic theory’ </w:t>
      </w:r>
      <w:r w:rsidR="00C57015">
        <w:rPr>
          <w:rFonts w:ascii="Times New Roman" w:hAnsi="Times New Roman"/>
        </w:rPr>
        <w:t>hypothes</w:t>
      </w:r>
      <w:r w:rsidR="00250023">
        <w:rPr>
          <w:rFonts w:ascii="Times New Roman" w:hAnsi="Times New Roman"/>
        </w:rPr>
        <w:t>e</w:t>
      </w:r>
      <w:r w:rsidR="00C57015">
        <w:rPr>
          <w:rFonts w:ascii="Times New Roman" w:hAnsi="Times New Roman"/>
        </w:rPr>
        <w:t xml:space="preserve">s </w:t>
      </w:r>
      <w:r w:rsidR="0049195A">
        <w:rPr>
          <w:rFonts w:ascii="Times New Roman" w:hAnsi="Times New Roman"/>
        </w:rPr>
        <w:t>that temperature dependence of ecosystem functions scales directly with general temperature dependence of metabolism</w:t>
      </w:r>
      <w:r w:rsidR="00250023">
        <w:rPr>
          <w:rFonts w:ascii="Times New Roman" w:hAnsi="Times New Roman"/>
        </w:rPr>
        <w:t>. Our results</w:t>
      </w:r>
      <w:r w:rsidR="00C57015">
        <w:rPr>
          <w:rFonts w:ascii="Times New Roman" w:hAnsi="Times New Roman"/>
        </w:rPr>
        <w:t xml:space="preserve"> further su</w:t>
      </w:r>
      <w:r w:rsidR="00A308C8">
        <w:rPr>
          <w:rFonts w:ascii="Times New Roman" w:hAnsi="Times New Roman"/>
        </w:rPr>
        <w:t xml:space="preserve">ggest that </w:t>
      </w:r>
      <w:r w:rsidR="009D68CF">
        <w:rPr>
          <w:rFonts w:ascii="Times New Roman" w:hAnsi="Times New Roman"/>
        </w:rPr>
        <w:t>changes in species interactions within communities, such as loss or gain of a predator specie</w:t>
      </w:r>
      <w:r w:rsidR="004B4CC9">
        <w:rPr>
          <w:rFonts w:ascii="Times New Roman" w:hAnsi="Times New Roman"/>
        </w:rPr>
        <w:t>s</w:t>
      </w:r>
      <w:r w:rsidR="0049195A">
        <w:rPr>
          <w:rFonts w:ascii="Times New Roman" w:hAnsi="Times New Roman"/>
        </w:rPr>
        <w:t xml:space="preserve">, </w:t>
      </w:r>
      <w:r w:rsidR="005E10BE" w:rsidRPr="0084135A">
        <w:rPr>
          <w:rFonts w:ascii="Times New Roman" w:hAnsi="Times New Roman"/>
        </w:rPr>
        <w:t xml:space="preserve">could </w:t>
      </w:r>
      <w:r w:rsidR="008B4B99">
        <w:rPr>
          <w:rFonts w:ascii="Times New Roman" w:hAnsi="Times New Roman"/>
        </w:rPr>
        <w:t>alter</w:t>
      </w:r>
      <w:r w:rsidR="008B4B99" w:rsidRPr="0084135A">
        <w:rPr>
          <w:rFonts w:ascii="Times New Roman" w:hAnsi="Times New Roman"/>
        </w:rPr>
        <w:t xml:space="preserve"> </w:t>
      </w:r>
      <w:r w:rsidR="005E10BE" w:rsidRPr="0084135A">
        <w:rPr>
          <w:rFonts w:ascii="Times New Roman" w:hAnsi="Times New Roman"/>
        </w:rPr>
        <w:t xml:space="preserve">the responses of net ecosystem fluxes to temperature changes. </w:t>
      </w:r>
      <w:r w:rsidR="004B4CC9">
        <w:rPr>
          <w:rFonts w:ascii="Times New Roman" w:hAnsi="Times New Roman"/>
        </w:rPr>
        <w:t xml:space="preserve"> </w:t>
      </w:r>
      <w:r w:rsidR="00892C51">
        <w:rPr>
          <w:rFonts w:ascii="Times New Roman" w:hAnsi="Times New Roman"/>
        </w:rPr>
        <w:t xml:space="preserve"> </w:t>
      </w:r>
    </w:p>
    <w:p w14:paraId="56BB21CE" w14:textId="0F266748" w:rsidR="008C775C" w:rsidRDefault="00B56B1F" w:rsidP="004E662C">
      <w:pPr>
        <w:spacing w:after="0" w:line="480" w:lineRule="auto"/>
        <w:rPr>
          <w:rFonts w:ascii="Times New Roman" w:hAnsi="Times New Roman"/>
        </w:rPr>
      </w:pPr>
      <w:r>
        <w:rPr>
          <w:rFonts w:ascii="Times New Roman" w:hAnsi="Times New Roman"/>
        </w:rPr>
        <w:tab/>
      </w:r>
      <w:r w:rsidR="00275BF9">
        <w:rPr>
          <w:rFonts w:ascii="Times New Roman" w:hAnsi="Times New Roman"/>
        </w:rPr>
        <w:t xml:space="preserve">Temperature </w:t>
      </w:r>
      <w:r w:rsidR="008C775C">
        <w:rPr>
          <w:rFonts w:ascii="Times New Roman" w:hAnsi="Times New Roman"/>
        </w:rPr>
        <w:t>had a stronger effect on</w:t>
      </w:r>
      <w:r w:rsidR="00275BF9">
        <w:rPr>
          <w:rFonts w:ascii="Times New Roman" w:hAnsi="Times New Roman"/>
        </w:rPr>
        <w:t xml:space="preserve"> phytoplankton standing stock </w:t>
      </w:r>
      <w:r w:rsidR="008C775C">
        <w:rPr>
          <w:rFonts w:ascii="Times New Roman" w:hAnsi="Times New Roman"/>
        </w:rPr>
        <w:t>than on NEP</w:t>
      </w:r>
      <w:r w:rsidR="00851295">
        <w:rPr>
          <w:rFonts w:ascii="Times New Roman" w:hAnsi="Times New Roman"/>
        </w:rPr>
        <w:t>. This</w:t>
      </w:r>
      <w:r w:rsidR="0049195A">
        <w:rPr>
          <w:rFonts w:ascii="Times New Roman" w:hAnsi="Times New Roman"/>
        </w:rPr>
        <w:t xml:space="preserve"> difference in </w:t>
      </w:r>
      <w:r w:rsidR="00B84D4B">
        <w:rPr>
          <w:rFonts w:ascii="Times New Roman" w:hAnsi="Times New Roman"/>
        </w:rPr>
        <w:t xml:space="preserve">phytoplankton biomass </w:t>
      </w:r>
      <w:r w:rsidR="0049195A">
        <w:rPr>
          <w:rFonts w:ascii="Times New Roman" w:hAnsi="Times New Roman"/>
        </w:rPr>
        <w:t>and oxygen-flux responses</w:t>
      </w:r>
      <w:r>
        <w:rPr>
          <w:rFonts w:ascii="Times New Roman" w:hAnsi="Times New Roman"/>
        </w:rPr>
        <w:t xml:space="preserve"> to temperature</w:t>
      </w:r>
      <w:r w:rsidR="0049195A">
        <w:rPr>
          <w:rFonts w:ascii="Times New Roman" w:hAnsi="Times New Roman"/>
        </w:rPr>
        <w:t xml:space="preserve"> could reflect several processes</w:t>
      </w:r>
      <w:r>
        <w:rPr>
          <w:rFonts w:ascii="Times New Roman" w:hAnsi="Times New Roman"/>
        </w:rPr>
        <w:t xml:space="preserve"> operating at different scales of organization</w:t>
      </w:r>
      <w:r w:rsidR="0049195A">
        <w:rPr>
          <w:rFonts w:ascii="Times New Roman" w:hAnsi="Times New Roman"/>
        </w:rPr>
        <w:t xml:space="preserve">. First, we expect that </w:t>
      </w:r>
      <w:r w:rsidR="0049195A" w:rsidRPr="008C775C">
        <w:rPr>
          <w:rFonts w:ascii="Times New Roman" w:hAnsi="Times New Roman"/>
          <w:i/>
        </w:rPr>
        <w:t>per capita</w:t>
      </w:r>
      <w:r w:rsidR="0049195A">
        <w:rPr>
          <w:rFonts w:ascii="Times New Roman" w:hAnsi="Times New Roman"/>
        </w:rPr>
        <w:t xml:space="preserve"> rates of oxygen flux increase with warming, so that a given biomass of phytoplankton can be more productive at warmer temperatures if </w:t>
      </w:r>
      <w:r w:rsidR="0051639D">
        <w:rPr>
          <w:rFonts w:ascii="Times New Roman" w:hAnsi="Times New Roman"/>
        </w:rPr>
        <w:t xml:space="preserve">resources are not limiting </w:t>
      </w:r>
      <w:r w:rsidR="000E563C">
        <w:rPr>
          <w:rFonts w:ascii="Times New Roman" w:hAnsi="Times New Roman"/>
        </w:rPr>
        <w:fldChar w:fldCharType="begin"/>
      </w:r>
      <w:r w:rsidR="00FC27DB">
        <w:rPr>
          <w:rFonts w:ascii="Times New Roman" w:hAnsi="Times New Roman"/>
        </w:rPr>
        <w:instrText xml:space="preserve"> ADDIN PAPERS2_CITATIONS &lt;citation&gt;&lt;priority&gt;0&lt;/priority&gt;&lt;uuid&gt;A8D7B35D-D434-4BBD-A2EF-FA10006AF124&lt;/uuid&gt;&lt;publications&gt;&lt;publication&gt;&lt;subtype&gt;400&lt;/subtype&gt;&lt;title&gt;Scaling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s&gt;&lt;cites&gt;&lt;/cites&gt;&lt;/citation&gt;</w:instrText>
      </w:r>
      <w:r w:rsidR="000E563C">
        <w:rPr>
          <w:rFonts w:ascii="Times New Roman" w:hAnsi="Times New Roman"/>
        </w:rPr>
        <w:fldChar w:fldCharType="separate"/>
      </w:r>
      <w:r w:rsidR="00AF2A57">
        <w:rPr>
          <w:rFonts w:ascii="Times New Roman" w:hAnsi="Times New Roman"/>
          <w:lang w:val="en-US" w:eastAsia="de-DE"/>
        </w:rPr>
        <w:t>[4,46,50]</w:t>
      </w:r>
      <w:r w:rsidR="000E563C">
        <w:rPr>
          <w:rFonts w:ascii="Times New Roman" w:hAnsi="Times New Roman"/>
        </w:rPr>
        <w:fldChar w:fldCharType="end"/>
      </w:r>
      <w:r w:rsidR="0051639D">
        <w:rPr>
          <w:rFonts w:ascii="Times New Roman" w:hAnsi="Times New Roman"/>
        </w:rPr>
        <w:t xml:space="preserve">. </w:t>
      </w:r>
      <w:r w:rsidR="008C775C">
        <w:rPr>
          <w:rFonts w:ascii="Times New Roman" w:hAnsi="Times New Roman"/>
        </w:rPr>
        <w:t xml:space="preserve">Patterns at the ecosystem scale could deviate from expectations based on direct metabolic scaling of </w:t>
      </w:r>
      <w:r w:rsidR="008C775C" w:rsidRPr="008C775C">
        <w:rPr>
          <w:rFonts w:ascii="Times New Roman" w:hAnsi="Times New Roman"/>
          <w:i/>
        </w:rPr>
        <w:t>per capita</w:t>
      </w:r>
      <w:r w:rsidR="008C775C">
        <w:rPr>
          <w:rFonts w:ascii="Times New Roman" w:hAnsi="Times New Roman"/>
        </w:rPr>
        <w:t xml:space="preserve"> metabolism</w:t>
      </w:r>
      <w:r w:rsidR="0051639D">
        <w:rPr>
          <w:rFonts w:ascii="Times New Roman" w:hAnsi="Times New Roman"/>
        </w:rPr>
        <w:t xml:space="preserve"> if size distributions shift toward smaller cells, as is common with warming </w:t>
      </w:r>
      <w:r w:rsidR="008C775C">
        <w:rPr>
          <w:rFonts w:ascii="Times New Roman" w:hAnsi="Times New Roman"/>
        </w:rPr>
        <w:t xml:space="preserve">as described by the temperature size rule </w:t>
      </w:r>
      <w:r w:rsidR="000E563C">
        <w:rPr>
          <w:rFonts w:ascii="Times New Roman" w:hAnsi="Times New Roman"/>
        </w:rPr>
        <w:fldChar w:fldCharType="begin"/>
      </w:r>
      <w:r w:rsidR="00FC27DB">
        <w:rPr>
          <w:rFonts w:ascii="Times New Roman" w:hAnsi="Times New Roman"/>
        </w:rPr>
        <w:instrText xml:space="preserve"> ADDIN PAPERS2_CITATIONS &lt;citation&gt;&lt;priority&gt;0&lt;/priority&gt;&lt;uuid&gt;EFA97CA8-1AAB-46CD-AB96-B109C2BEAF8E&lt;/uuid&gt;&lt;publications&gt;&lt;publication&gt;&lt;subtype&gt;400&lt;/subtype&gt;&lt;title&gt;Warming-induced reductions in body size are greater in aquatic than terrestrial species &lt;/title&gt;&lt;url&gt;http://www.jstor.org.ezproxy.library.ubc.ca/stable/pdf/41830205.pdf&lt;/url&gt;&lt;volume&gt;109&lt;/volume&gt;&lt;publication_date&gt;99201608241200000000222000&lt;/publication_date&gt;&lt;uuid&gt;BAF5C80E-A9F3-41A6-89ED-5726B34487CA&lt;/uuid&gt;&lt;type&gt;400&lt;/type&gt;&lt;number&gt;47&lt;/number&gt;&lt;doi&gt;10.1073/pnas.1210460109&lt;/doi&gt;&lt;startpage&gt;19310&lt;/startpage&gt;&lt;endpage&gt;19314&lt;/endpage&gt;&lt;bundle&gt;&lt;publication&gt;&lt;title&gt;Proceedings of the National Academy of Sciences&lt;/title&gt;&lt;uuid&gt;94160E19-4672-426B-9DEE-8C4312AD5475&lt;/uuid&gt;&lt;subtype&gt;-100&lt;/subtype&gt;&lt;type&gt;-100&lt;/type&gt;&lt;/publication&gt;&lt;/bundle&gt;&lt;authors&gt;&lt;author&gt;&lt;lastName&gt;Forster&lt;/lastName&gt;&lt;firstName&gt;Jack&lt;/firstName&gt;&lt;/author&gt;&lt;author&gt;&lt;lastName&gt;Hirst&lt;/lastName&gt;&lt;firstName&gt;Andrew&lt;/firstName&gt;&lt;middleNames&gt;G&lt;/middleNames&gt;&lt;/author&gt;&lt;author&gt;&lt;lastName&gt;Atkinson&lt;/lastName&gt;&lt;firstName&gt;David&lt;/firstName&gt;&lt;/author&gt;&lt;/authors&gt;&lt;/publication&gt;&lt;publication&gt;&lt;subtype&gt;400&lt;/subtype&gt;&lt;title&gt;Combined Effects of Ocean Warming and Acidification on Copepod Abundance, Body Size and Fatty Acid Content&lt;/title&gt;&lt;volume&gt;11&lt;/volume&gt;&lt;publication_date&gt;99201600001200000000200000&lt;/publication_date&gt;&lt;uuid&gt;974001EC-0F4D-4425-9746-35FAB0DF604F&lt;/uuid&gt;&lt;type&gt;400&lt;/type&gt;&lt;number&gt;5&lt;/number&gt;&lt;startpage&gt;e0155952&lt;/startpage&gt;&lt;bundle&gt;&lt;publication&gt;&lt;title&gt;PLoS ONE&lt;/title&gt;&lt;uuid&gt;84316A79-D080-467E-B906-A743D84FB443&lt;/uuid&gt;&lt;subtype&gt;-100&lt;/subtype&gt;&lt;type&gt;-100&lt;/type&gt;&lt;/publication&gt;&lt;/bundle&gt;&lt;authors&gt;&lt;author&gt;&lt;lastName&gt;Garzke&lt;/lastName&gt;&lt;firstName&gt;J&lt;/firstName&gt;&lt;/author&gt;&lt;author&gt;&lt;lastName&gt;Hansen&lt;/lastName&gt;&lt;firstName&gt;T&lt;/firstName&gt;&lt;/author&gt;&lt;author&gt;&lt;lastName&gt;Ismar&lt;/lastName&gt;&lt;firstName&gt;SMH&lt;/firstName&gt;&lt;/author&gt;&lt;author&gt;&lt;lastName&gt;Sommer&lt;/lastName&gt;&lt;firstName&gt;U&lt;/firstName&gt;&lt;/author&gt;&lt;/authors&gt;&lt;/publication&gt;&lt;/publications&gt;&lt;cites&gt;&lt;/cites&gt;&lt;/citation&gt;</w:instrText>
      </w:r>
      <w:r w:rsidR="000E563C">
        <w:rPr>
          <w:rFonts w:ascii="Times New Roman" w:hAnsi="Times New Roman"/>
        </w:rPr>
        <w:fldChar w:fldCharType="separate"/>
      </w:r>
      <w:r w:rsidR="00AF2A57">
        <w:rPr>
          <w:rFonts w:ascii="Times New Roman" w:hAnsi="Times New Roman"/>
          <w:lang w:val="en-US" w:eastAsia="de-DE"/>
        </w:rPr>
        <w:t>[23,51]</w:t>
      </w:r>
      <w:r w:rsidR="000E563C">
        <w:rPr>
          <w:rFonts w:ascii="Times New Roman" w:hAnsi="Times New Roman"/>
        </w:rPr>
        <w:fldChar w:fldCharType="end"/>
      </w:r>
      <w:r w:rsidR="008C775C">
        <w:rPr>
          <w:rFonts w:ascii="Times New Roman" w:hAnsi="Times New Roman"/>
        </w:rPr>
        <w:t>.</w:t>
      </w:r>
      <w:r w:rsidR="0051639D">
        <w:rPr>
          <w:rFonts w:ascii="Times New Roman" w:hAnsi="Times New Roman"/>
        </w:rPr>
        <w:t xml:space="preserve"> </w:t>
      </w:r>
      <w:r w:rsidR="008C775C">
        <w:rPr>
          <w:rFonts w:ascii="Times New Roman" w:hAnsi="Times New Roman"/>
        </w:rPr>
        <w:t>T</w:t>
      </w:r>
      <w:r w:rsidR="0051639D">
        <w:rPr>
          <w:rFonts w:ascii="Times New Roman" w:hAnsi="Times New Roman"/>
        </w:rPr>
        <w:t>he allometric scaling of metabol</w:t>
      </w:r>
      <w:r w:rsidR="00546DAA">
        <w:rPr>
          <w:rFonts w:ascii="Times New Roman" w:hAnsi="Times New Roman"/>
        </w:rPr>
        <w:t>ic rate with body size (</w:t>
      </w:r>
      <w:proofErr w:type="spellStart"/>
      <w:r w:rsidR="00546DAA">
        <w:rPr>
          <w:rFonts w:ascii="Times New Roman" w:hAnsi="Times New Roman"/>
        </w:rPr>
        <w:t>Eqn</w:t>
      </w:r>
      <w:proofErr w:type="spellEnd"/>
      <w:r w:rsidR="0051639D">
        <w:rPr>
          <w:rFonts w:ascii="Times New Roman" w:hAnsi="Times New Roman"/>
        </w:rPr>
        <w:t xml:space="preserve"> </w:t>
      </w:r>
      <w:r w:rsidR="008D7392">
        <w:rPr>
          <w:rFonts w:ascii="Times New Roman" w:hAnsi="Times New Roman"/>
        </w:rPr>
        <w:t>2</w:t>
      </w:r>
      <w:r w:rsidR="0051639D">
        <w:rPr>
          <w:rFonts w:ascii="Times New Roman" w:hAnsi="Times New Roman"/>
        </w:rPr>
        <w:t xml:space="preserve">) predicts greater oxygen flux for a given </w:t>
      </w:r>
      <w:r w:rsidR="008C775C">
        <w:rPr>
          <w:rFonts w:ascii="Times New Roman" w:hAnsi="Times New Roman"/>
        </w:rPr>
        <w:t xml:space="preserve">total </w:t>
      </w:r>
      <w:r w:rsidR="0051639D">
        <w:rPr>
          <w:rFonts w:ascii="Times New Roman" w:hAnsi="Times New Roman"/>
        </w:rPr>
        <w:t>biomass</w:t>
      </w:r>
      <w:r w:rsidR="008C775C">
        <w:rPr>
          <w:rFonts w:ascii="Times New Roman" w:hAnsi="Times New Roman"/>
        </w:rPr>
        <w:t xml:space="preserve"> comprised of small individuals</w:t>
      </w:r>
      <w:r w:rsidR="0051639D">
        <w:rPr>
          <w:rFonts w:ascii="Times New Roman" w:hAnsi="Times New Roman"/>
        </w:rPr>
        <w:t xml:space="preserve">. </w:t>
      </w:r>
      <w:r w:rsidR="006852ED">
        <w:rPr>
          <w:rFonts w:ascii="Times New Roman" w:hAnsi="Times New Roman"/>
        </w:rPr>
        <w:t xml:space="preserve">The distribution of thermal tolerance phenotypes may have shifted within the phytoplankton communities. Three months is sufficient time for evolutionary change </w:t>
      </w:r>
      <w:r w:rsidR="001C21C3">
        <w:rPr>
          <w:rFonts w:ascii="Times New Roman" w:hAnsi="Times New Roman"/>
        </w:rPr>
        <w:t xml:space="preserve"> </w:t>
      </w:r>
      <w:r w:rsidR="00AF2A57">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&lt;citation&gt;&lt;priority&gt;39&lt;/priority&gt;&lt;uuid&gt;7291DE81-C904-4BA1-9808-F483757DEDFD&lt;/uuid&gt;&lt;publications&gt;&lt;publication&gt;&lt;subtype&gt;400&lt;/subtype&gt;&lt;title&gt;Rapid evolution of metabolic traits explains thermal adaptation in phytoplankton&lt;/title&gt;&lt;url&gt;http://doi.wiley.com/10.1111/ele.12545&lt;/url&gt;&lt;volume&gt;19&lt;/volume&gt;&lt;publication_date&gt;99201511261200000000222000&lt;/publication_date&gt;&lt;uuid&gt;9CE17DD5-6BC5-4CD1-8D83-CD907791A7D6&lt;/uuid&gt;&lt;type&gt;400&lt;/type&gt;&lt;number&gt;2&lt;/number&gt;&lt;citekey&gt;Padfield:2015ib&lt;/citekey&gt;&lt;doi&gt;10.1111/ele.12545&lt;/doi&gt;&lt;startpage&gt;133&lt;/startpage&gt;&lt;endpage&gt;142&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Yvon-Durocher&lt;/lastName&gt;&lt;firstName&gt;Genevieve&lt;/firstName&gt;&lt;/author&gt;&lt;author&gt;&lt;lastName&gt;Buckling&lt;/lastName&gt;&lt;firstName&gt;Angus&lt;/firstName&gt;&lt;/author&gt;&lt;author&gt;&lt;lastName&gt;Jennings&lt;/lastName&gt;&lt;firstName&gt;Simon&lt;/firstName&gt;&lt;/author&gt;&lt;author&gt;&lt;lastName&gt;Yvon-Durocher&lt;/lastName&gt;&lt;firstName&gt;Gabriel&lt;/firstName&gt;&lt;/author&gt;&lt;/authors&gt;&lt;editors&gt;&lt;author&gt;&lt;lastName&gt;Hillebrand&lt;/lastName&gt;&lt;firstName&gt;Helmut&lt;/firstName&gt;&lt;/author&gt;&lt;/editors&gt;&lt;/publication&gt;&lt;/publications&gt;&lt;cites&gt;&lt;/cites&gt;&lt;/citation&gt;</w:instrText>
      </w:r>
      <w:r w:rsidR="00AF2A57">
        <w:rPr>
          <w:rFonts w:ascii="Times New Roman" w:hAnsi="Times New Roman"/>
          <w:lang w:val="en-US" w:eastAsia="de-DE"/>
        </w:rPr>
        <w:fldChar w:fldCharType="separate"/>
      </w:r>
      <w:r w:rsidR="00AF2A57">
        <w:rPr>
          <w:rFonts w:ascii="Times New Roman" w:hAnsi="Times New Roman"/>
          <w:lang w:val="en-US" w:eastAsia="de-DE"/>
        </w:rPr>
        <w:t>[52]</w:t>
      </w:r>
      <w:r w:rsidR="00AF2A57">
        <w:rPr>
          <w:rFonts w:ascii="Times New Roman" w:hAnsi="Times New Roman"/>
          <w:lang w:val="en-US" w:eastAsia="de-DE"/>
        </w:rPr>
        <w:fldChar w:fldCharType="end"/>
      </w:r>
      <w:r w:rsidR="001C21C3">
        <w:rPr>
          <w:rFonts w:ascii="Times New Roman" w:hAnsi="Times New Roman"/>
          <w:lang w:val="en-US" w:eastAsia="de-DE"/>
        </w:rPr>
        <w:t xml:space="preserve">. We did not see clear evidence of shifts in species composition with temperature, and it is </w:t>
      </w:r>
      <w:r w:rsidR="001C21C3">
        <w:rPr>
          <w:rFonts w:ascii="Times New Roman" w:hAnsi="Times New Roman"/>
          <w:lang w:val="en-US" w:eastAsia="de-DE"/>
        </w:rPr>
        <w:lastRenderedPageBreak/>
        <w:t xml:space="preserve">likely that the species we collected to inoculate our ecosystems were able to tolerate our experimental conditions because we collected them from a shallow lake in Vancouver in which the water temperature likely tracks summertime air temperatures, therefore experiencing temperatures between 19 – 30 </w:t>
      </w:r>
      <w:r w:rsidR="001C21C3">
        <w:rPr>
          <w:rFonts w:ascii="Times New Roman" w:hAnsi="Times New Roman"/>
        </w:rPr>
        <w:t>°</w:t>
      </w:r>
      <w:r w:rsidR="001C21C3">
        <w:rPr>
          <w:rFonts w:ascii="Times New Roman" w:hAnsi="Times New Roman"/>
          <w:lang w:val="en-US" w:eastAsia="de-DE"/>
        </w:rPr>
        <w:t>C.</w:t>
      </w:r>
      <w:r w:rsidR="00D05A26">
        <w:rPr>
          <w:rFonts w:ascii="Times New Roman" w:hAnsi="Times New Roman"/>
          <w:lang w:val="en-US" w:eastAsia="de-DE"/>
        </w:rPr>
        <w:t xml:space="preserve"> Our experimental ecosystems likely did not expose zooplankton to temperature outside what they would have experienced in a natural system, and we therefore assume they were adapted to these conditions.</w:t>
      </w:r>
    </w:p>
    <w:p w14:paraId="3BF7DD82" w14:textId="72BE7DEC" w:rsidR="000A6561" w:rsidRDefault="008C775C" w:rsidP="008C775C">
      <w:pPr>
        <w:spacing w:after="0" w:line="480" w:lineRule="auto"/>
        <w:ind w:firstLine="708"/>
        <w:rPr>
          <w:rFonts w:ascii="Times New Roman" w:hAnsi="Times New Roman"/>
        </w:rPr>
      </w:pPr>
      <w:r>
        <w:rPr>
          <w:rFonts w:ascii="Times New Roman" w:hAnsi="Times New Roman"/>
        </w:rPr>
        <w:t xml:space="preserve">In addition to the effects of temperature on </w:t>
      </w:r>
      <w:r w:rsidRPr="008C775C">
        <w:rPr>
          <w:rFonts w:ascii="Times New Roman" w:hAnsi="Times New Roman"/>
          <w:i/>
        </w:rPr>
        <w:t>per capita</w:t>
      </w:r>
      <w:r>
        <w:rPr>
          <w:rFonts w:ascii="Times New Roman" w:hAnsi="Times New Roman"/>
        </w:rPr>
        <w:t xml:space="preserve"> metabolism and size structure, a</w:t>
      </w:r>
      <w:r w:rsidR="0051639D">
        <w:rPr>
          <w:rFonts w:ascii="Times New Roman" w:hAnsi="Times New Roman"/>
        </w:rPr>
        <w:t xml:space="preserve">t the ecosystem scale, </w:t>
      </w:r>
      <w:r w:rsidR="000A6561">
        <w:rPr>
          <w:rFonts w:ascii="Times New Roman" w:hAnsi="Times New Roman"/>
        </w:rPr>
        <w:t xml:space="preserve">effective </w:t>
      </w:r>
      <w:r w:rsidR="0051639D">
        <w:rPr>
          <w:rFonts w:ascii="Times New Roman" w:hAnsi="Times New Roman"/>
        </w:rPr>
        <w:t>resource supply may</w:t>
      </w:r>
      <w:r w:rsidR="000A6561">
        <w:rPr>
          <w:rFonts w:ascii="Times New Roman" w:hAnsi="Times New Roman"/>
        </w:rPr>
        <w:t xml:space="preserve"> have</w:t>
      </w:r>
      <w:r w:rsidR="0051639D">
        <w:rPr>
          <w:rFonts w:ascii="Times New Roman" w:hAnsi="Times New Roman"/>
        </w:rPr>
        <w:t xml:space="preserve"> change</w:t>
      </w:r>
      <w:r w:rsidR="000A6561">
        <w:rPr>
          <w:rFonts w:ascii="Times New Roman" w:hAnsi="Times New Roman"/>
        </w:rPr>
        <w:t>d</w:t>
      </w:r>
      <w:r w:rsidR="0051639D">
        <w:rPr>
          <w:rFonts w:ascii="Times New Roman" w:hAnsi="Times New Roman"/>
        </w:rPr>
        <w:t xml:space="preserve"> with temperature</w:t>
      </w:r>
      <w:r>
        <w:rPr>
          <w:rFonts w:ascii="Times New Roman" w:hAnsi="Times New Roman"/>
        </w:rPr>
        <w:t>, violating an implicit assumption of equations 1-4</w:t>
      </w:r>
      <w:r w:rsidR="000A6561">
        <w:rPr>
          <w:rFonts w:ascii="Times New Roman" w:hAnsi="Times New Roman"/>
        </w:rPr>
        <w:t xml:space="preserve">. Even though these were closed ecosystems with regard to external influxes of nutrients, and they </w:t>
      </w:r>
      <w:r>
        <w:rPr>
          <w:rFonts w:ascii="Times New Roman" w:hAnsi="Times New Roman"/>
        </w:rPr>
        <w:t xml:space="preserve">experienced </w:t>
      </w:r>
      <w:r w:rsidR="000A6561">
        <w:rPr>
          <w:rFonts w:ascii="Times New Roman" w:hAnsi="Times New Roman"/>
        </w:rPr>
        <w:t xml:space="preserve">the same light conditions, internal nutrient processes could have varied with temperature in ways that made nutrients more available in warmer ecosystems. For example, our ecosystems did not include a benthic habitat that can store nutrients and organic material and slow down nutrient cycling. </w:t>
      </w:r>
      <w:r>
        <w:rPr>
          <w:rFonts w:ascii="Times New Roman" w:hAnsi="Times New Roman"/>
        </w:rPr>
        <w:t>Heterotrophic m</w:t>
      </w:r>
      <w:r w:rsidR="000A6561">
        <w:rPr>
          <w:rFonts w:ascii="Times New Roman" w:hAnsi="Times New Roman"/>
        </w:rPr>
        <w:t>icrobial processes</w:t>
      </w:r>
      <w:r>
        <w:rPr>
          <w:rFonts w:ascii="Times New Roman" w:hAnsi="Times New Roman"/>
        </w:rPr>
        <w:t xml:space="preserve"> responsible for rapid nutrient turnover</w:t>
      </w:r>
      <w:r w:rsidR="000A6561">
        <w:rPr>
          <w:rFonts w:ascii="Times New Roman" w:hAnsi="Times New Roman"/>
        </w:rPr>
        <w:t xml:space="preserve"> would be accelerated by temperature perhaps making available nutrients in warmer systems more than in colder systems. Another potential, and speculative, explanation for higher productivity than expected in warmer ecosystems is that some algae species are capable of </w:t>
      </w:r>
      <w:r w:rsidR="0051639D">
        <w:rPr>
          <w:rFonts w:ascii="Times New Roman" w:hAnsi="Times New Roman"/>
        </w:rPr>
        <w:t xml:space="preserve">biological nitrogen fixation </w:t>
      </w:r>
      <w:r w:rsidR="00892C51">
        <w:rPr>
          <w:rFonts w:ascii="Times New Roman" w:hAnsi="Times New Roman"/>
        </w:rPr>
        <w:fldChar w:fldCharType="begin"/>
      </w:r>
      <w:r w:rsidR="00FC27DB">
        <w:rPr>
          <w:rFonts w:ascii="Times New Roman" w:hAnsi="Times New Roman"/>
        </w:rPr>
        <w:instrText xml:space="preserve"> ADDIN PAPERS2_CITATIONS &lt;citation&gt;&lt;priority&gt;0&lt;/priority&gt;&lt;uuid&gt;77ECDDA9-9067-4AFC-8C00-CD48689C0FD0&lt;/uuid&gt;&lt;publications&gt;&lt;publication&gt;&lt;subtype&gt;400&lt;/subtype&gt;&lt;title&gt;Does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s&gt;&lt;cites&gt;&lt;/cites&gt;&lt;/citation&gt;</w:instrText>
      </w:r>
      <w:r w:rsidR="00892C51">
        <w:rPr>
          <w:rFonts w:ascii="Times New Roman" w:hAnsi="Times New Roman"/>
        </w:rPr>
        <w:fldChar w:fldCharType="separate"/>
      </w:r>
      <w:r w:rsidR="00AF2A57">
        <w:rPr>
          <w:rFonts w:ascii="Times New Roman" w:hAnsi="Times New Roman"/>
          <w:lang w:val="en-US" w:eastAsia="de-DE"/>
        </w:rPr>
        <w:t>[53]</w:t>
      </w:r>
      <w:r w:rsidR="00892C51">
        <w:rPr>
          <w:rFonts w:ascii="Times New Roman" w:hAnsi="Times New Roman"/>
        </w:rPr>
        <w:fldChar w:fldCharType="end"/>
      </w:r>
      <w:r w:rsidR="000A6561">
        <w:rPr>
          <w:rFonts w:ascii="Times New Roman" w:hAnsi="Times New Roman"/>
        </w:rPr>
        <w:t xml:space="preserve"> and this activity is more feasible at higher temperatures. These two biological processes that are themselves temperature dependent could</w:t>
      </w:r>
      <w:r w:rsidR="0051639D">
        <w:rPr>
          <w:rFonts w:ascii="Times New Roman" w:hAnsi="Times New Roman"/>
        </w:rPr>
        <w:t xml:space="preserve"> creat</w:t>
      </w:r>
      <w:r w:rsidR="000A6561">
        <w:rPr>
          <w:rFonts w:ascii="Times New Roman" w:hAnsi="Times New Roman"/>
        </w:rPr>
        <w:t>e</w:t>
      </w:r>
      <w:r w:rsidR="0051639D">
        <w:rPr>
          <w:rFonts w:ascii="Times New Roman" w:hAnsi="Times New Roman"/>
        </w:rPr>
        <w:t xml:space="preserve"> a resource gradient in parallel with the temperature gradient </w:t>
      </w:r>
      <w:r w:rsidR="00912546">
        <w:rPr>
          <w:rFonts w:ascii="Times New Roman" w:hAnsi="Times New Roman"/>
        </w:rPr>
        <w:fldChar w:fldCharType="begin"/>
      </w:r>
      <w:r w:rsidR="00FC27DB">
        <w:rPr>
          <w:rFonts w:ascii="Times New Roman" w:hAnsi="Times New Roman"/>
        </w:rPr>
        <w:instrText xml:space="preserve"> ADDIN PAPERS2_CITATIONS &lt;citation&gt;&lt;priority&gt;0&lt;/priority&gt;&lt;uuid&gt;F5468ED5-7CD4-4B84-9175-2C02D053BB92&lt;/uuid&gt;&lt;publications&gt;&lt;publication&gt;&lt;subtype&gt;400&lt;/subtype&gt;&lt;title&gt;Interactions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912546">
        <w:rPr>
          <w:rFonts w:ascii="Times New Roman" w:hAnsi="Times New Roman"/>
        </w:rPr>
        <w:fldChar w:fldCharType="separate"/>
      </w:r>
      <w:r w:rsidR="00AF2A57">
        <w:rPr>
          <w:rFonts w:ascii="Times New Roman" w:hAnsi="Times New Roman"/>
          <w:lang w:val="en-US" w:eastAsia="de-DE"/>
        </w:rPr>
        <w:t>[15,50]</w:t>
      </w:r>
      <w:r w:rsidR="00912546">
        <w:rPr>
          <w:rFonts w:ascii="Times New Roman" w:hAnsi="Times New Roman"/>
        </w:rPr>
        <w:fldChar w:fldCharType="end"/>
      </w:r>
      <w:r>
        <w:rPr>
          <w:rFonts w:ascii="Times New Roman" w:hAnsi="Times New Roman"/>
        </w:rPr>
        <w:t>, leading to higher than expected NEP at warmer temperatures relative to the same ecosystem at cooler temperatures.</w:t>
      </w:r>
      <w:r w:rsidR="0051639D">
        <w:rPr>
          <w:rFonts w:ascii="Times New Roman" w:hAnsi="Times New Roman"/>
        </w:rPr>
        <w:t xml:space="preserve"> </w:t>
      </w:r>
    </w:p>
    <w:p w14:paraId="255C2BC6" w14:textId="26945690" w:rsidR="00874F7E" w:rsidRDefault="008C775C" w:rsidP="000A6561">
      <w:pPr>
        <w:spacing w:after="0" w:line="480" w:lineRule="auto"/>
        <w:ind w:firstLine="708"/>
        <w:rPr>
          <w:rFonts w:ascii="Times New Roman" w:hAnsi="Times New Roman"/>
        </w:rPr>
      </w:pPr>
      <w:r>
        <w:rPr>
          <w:rFonts w:ascii="Times New Roman" w:hAnsi="Times New Roman"/>
        </w:rPr>
        <w:t xml:space="preserve">Although there was no benthic sediment in our ecosystems, algae likely colonized the sides and bottom of the tanks. </w:t>
      </w:r>
      <w:r w:rsidR="000A6561">
        <w:rPr>
          <w:rFonts w:ascii="Times New Roman" w:hAnsi="Times New Roman"/>
        </w:rPr>
        <w:t>B</w:t>
      </w:r>
      <w:r w:rsidR="00B56B1F">
        <w:rPr>
          <w:rFonts w:ascii="Times New Roman" w:hAnsi="Times New Roman"/>
        </w:rPr>
        <w:t>enthic algae may</w:t>
      </w:r>
      <w:r w:rsidR="000A6561">
        <w:rPr>
          <w:rFonts w:ascii="Times New Roman" w:hAnsi="Times New Roman"/>
        </w:rPr>
        <w:t xml:space="preserve"> also have</w:t>
      </w:r>
      <w:r w:rsidR="00B56B1F">
        <w:rPr>
          <w:rFonts w:ascii="Times New Roman" w:hAnsi="Times New Roman"/>
        </w:rPr>
        <w:t xml:space="preserve"> contribute</w:t>
      </w:r>
      <w:r w:rsidR="000A6561">
        <w:rPr>
          <w:rFonts w:ascii="Times New Roman" w:hAnsi="Times New Roman"/>
        </w:rPr>
        <w:t>d</w:t>
      </w:r>
      <w:r w:rsidR="00B56B1F">
        <w:rPr>
          <w:rFonts w:ascii="Times New Roman" w:hAnsi="Times New Roman"/>
        </w:rPr>
        <w:t xml:space="preserve"> to NEP and ER estimates</w:t>
      </w:r>
      <w:r w:rsidR="000A6561">
        <w:rPr>
          <w:rFonts w:ascii="Times New Roman" w:hAnsi="Times New Roman"/>
        </w:rPr>
        <w:t xml:space="preserve"> in our systems</w:t>
      </w:r>
      <w:r w:rsidR="00B56B1F">
        <w:rPr>
          <w:rFonts w:ascii="Times New Roman" w:hAnsi="Times New Roman"/>
        </w:rPr>
        <w:t xml:space="preserve"> </w:t>
      </w:r>
      <w:r w:rsidR="003C440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&lt;citation&gt;&lt;priority&gt;27&lt;/priority&gt;&lt;uuid&gt;4C4B517F-E56C-4801-85BA-0C8B9203E387&lt;/uuid&gt;&lt;publications&gt;&lt;publication&gt;&lt;subtype&gt;400&lt;/subtype&gt;&lt;title&gt;Warming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AF2A57">
        <w:rPr>
          <w:rFonts w:ascii="Times New Roman" w:hAnsi="Times New Roman"/>
          <w:lang w:val="en-US" w:eastAsia="de-DE"/>
        </w:rPr>
        <w:t>[54]</w:t>
      </w:r>
      <w:r w:rsidR="003C4409">
        <w:rPr>
          <w:rFonts w:ascii="Times New Roman" w:hAnsi="Times New Roman"/>
          <w:lang w:val="en-US" w:eastAsia="de-DE"/>
        </w:rPr>
        <w:fldChar w:fldCharType="end"/>
      </w:r>
      <w:r w:rsidR="00B56B1F">
        <w:rPr>
          <w:rFonts w:ascii="Times New Roman" w:hAnsi="Times New Roman"/>
        </w:rPr>
        <w:t xml:space="preserve">. </w:t>
      </w:r>
      <w:r>
        <w:rPr>
          <w:rFonts w:ascii="Times New Roman" w:hAnsi="Times New Roman"/>
        </w:rPr>
        <w:t>W</w:t>
      </w:r>
      <w:r w:rsidR="0051639D">
        <w:rPr>
          <w:rFonts w:ascii="Times New Roman" w:hAnsi="Times New Roman"/>
        </w:rPr>
        <w:t xml:space="preserve">e did not observe notable amounts of accumulated benthic algae, </w:t>
      </w:r>
      <w:r>
        <w:rPr>
          <w:rFonts w:ascii="Times New Roman" w:hAnsi="Times New Roman"/>
        </w:rPr>
        <w:t xml:space="preserve">but </w:t>
      </w:r>
      <w:r w:rsidR="0051639D">
        <w:rPr>
          <w:rFonts w:ascii="Times New Roman" w:hAnsi="Times New Roman"/>
        </w:rPr>
        <w:t xml:space="preserve">even small amounts could have contributed to total ecosystem fluxes and led to covariation in total biomass with temperature. </w:t>
      </w:r>
      <w:r w:rsidR="0051639D" w:rsidRPr="002B5C7C">
        <w:rPr>
          <w:rFonts w:ascii="Times New Roman" w:hAnsi="Times New Roman"/>
        </w:rPr>
        <w:t xml:space="preserve">If the ratio of phytoplankton to benthic algae </w:t>
      </w:r>
      <w:r w:rsidR="0051639D" w:rsidRPr="002B5C7C">
        <w:rPr>
          <w:rFonts w:ascii="Times New Roman" w:hAnsi="Times New Roman"/>
        </w:rPr>
        <w:lastRenderedPageBreak/>
        <w:t>was temperature-dependent</w:t>
      </w:r>
      <w:r w:rsidR="009C00F3">
        <w:rPr>
          <w:rFonts w:ascii="Times New Roman" w:hAnsi="Times New Roman"/>
        </w:rPr>
        <w:t xml:space="preserve"> </w:t>
      </w:r>
      <w:r w:rsidR="003C440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&lt;citation&gt;&lt;priority&gt;28&lt;/priority&gt;&lt;uuid&gt;6D8C0BDA-A373-4D09-9D55-5168F226E95A&lt;/uuid&gt;&lt;publications&gt;&lt;publication&gt;&lt;subtype&gt;400&lt;/subtype&gt;&lt;title&gt;Warming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AF2A57">
        <w:rPr>
          <w:rFonts w:ascii="Times New Roman" w:hAnsi="Times New Roman"/>
          <w:lang w:val="en-US" w:eastAsia="de-DE"/>
        </w:rPr>
        <w:t>[54]</w:t>
      </w:r>
      <w:r w:rsidR="003C4409">
        <w:rPr>
          <w:rFonts w:ascii="Times New Roman" w:hAnsi="Times New Roman"/>
          <w:lang w:val="en-US" w:eastAsia="de-DE"/>
        </w:rPr>
        <w:fldChar w:fldCharType="end"/>
      </w:r>
      <w:r w:rsidR="0051639D" w:rsidRPr="002B5C7C">
        <w:rPr>
          <w:rFonts w:ascii="Times New Roman" w:hAnsi="Times New Roman"/>
        </w:rPr>
        <w:t>, our primary producer biomass estimates may have increasingly under-represented total algal biomass at higher temperatures.</w:t>
      </w:r>
      <w:r w:rsidR="00B56B1F">
        <w:rPr>
          <w:rFonts w:ascii="Times New Roman" w:hAnsi="Times New Roman"/>
        </w:rPr>
        <w:t xml:space="preserve"> T</w:t>
      </w:r>
      <w:r w:rsidR="0051639D">
        <w:rPr>
          <w:rFonts w:ascii="Times New Roman" w:hAnsi="Times New Roman"/>
        </w:rPr>
        <w:t>o be conservative, we did not present mass-normalized N</w:t>
      </w:r>
      <w:r w:rsidR="00B56B1F">
        <w:rPr>
          <w:rFonts w:ascii="Times New Roman" w:hAnsi="Times New Roman"/>
        </w:rPr>
        <w:t>E</w:t>
      </w:r>
      <w:r w:rsidR="0051639D">
        <w:rPr>
          <w:rFonts w:ascii="Times New Roman" w:hAnsi="Times New Roman"/>
        </w:rPr>
        <w:t xml:space="preserve">P estimates because we could not normalize to any benthic algal metabolic biomass. </w:t>
      </w:r>
      <w:r w:rsidR="0051639D" w:rsidRPr="002B5C7C">
        <w:rPr>
          <w:rFonts w:ascii="Times New Roman" w:hAnsi="Times New Roman"/>
        </w:rPr>
        <w:t>Covariation between biomass and temperature is common across geographic variation in temperature</w:t>
      </w:r>
      <w:r w:rsidR="0051639D">
        <w:rPr>
          <w:rFonts w:ascii="Times New Roman" w:hAnsi="Times New Roman"/>
        </w:rPr>
        <w:t xml:space="preserve"> </w:t>
      </w:r>
      <w:r w:rsidR="00912546">
        <w:rPr>
          <w:rFonts w:ascii="Times New Roman" w:hAnsi="Times New Roman"/>
        </w:rPr>
        <w:fldChar w:fldCharType="begin"/>
      </w:r>
      <w:r w:rsidR="00FC27DB">
        <w:rPr>
          <w:rFonts w:ascii="Times New Roman" w:hAnsi="Times New Roman"/>
        </w:rPr>
        <w:instrText xml:space="preserve"> ADDIN PAPERS2_CITATIONS &lt;citation&gt;&lt;priority&gt;0&lt;/priority&gt;&lt;uuid&gt;7D35CC2F-CC72-42DD-92B2-CC633517A3AC&lt;/uuid&gt;&lt;publications&gt;&lt;publication&gt;&lt;subtype&gt;400&lt;/subtype&gt;&lt;title&gt;Does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s&gt;&lt;cites&gt;&lt;/cites&gt;&lt;/citation&gt;</w:instrText>
      </w:r>
      <w:r w:rsidR="00912546">
        <w:rPr>
          <w:rFonts w:ascii="Times New Roman" w:hAnsi="Times New Roman"/>
        </w:rPr>
        <w:fldChar w:fldCharType="separate"/>
      </w:r>
      <w:r w:rsidR="00AF2A57">
        <w:rPr>
          <w:rFonts w:ascii="Times New Roman" w:hAnsi="Times New Roman"/>
          <w:lang w:val="en-US" w:eastAsia="de-DE"/>
        </w:rPr>
        <w:t>[12,20,53]</w:t>
      </w:r>
      <w:r w:rsidR="00912546">
        <w:rPr>
          <w:rFonts w:ascii="Times New Roman" w:hAnsi="Times New Roman"/>
        </w:rPr>
        <w:fldChar w:fldCharType="end"/>
      </w:r>
      <w:r w:rsidR="0051639D" w:rsidRPr="002B5C7C">
        <w:rPr>
          <w:rFonts w:ascii="Times New Roman" w:hAnsi="Times New Roman"/>
        </w:rPr>
        <w:t xml:space="preserve"> and therefore present in other estimates of N</w:t>
      </w:r>
      <w:r w:rsidR="00B56B1F">
        <w:rPr>
          <w:rFonts w:ascii="Times New Roman" w:hAnsi="Times New Roman"/>
        </w:rPr>
        <w:t>E</w:t>
      </w:r>
      <w:r w:rsidR="0051639D" w:rsidRPr="002B5C7C">
        <w:rPr>
          <w:rFonts w:ascii="Times New Roman" w:hAnsi="Times New Roman"/>
        </w:rPr>
        <w:t>P across broad spatial scales when biomass cannot be estimated well.</w:t>
      </w:r>
      <w:r w:rsidR="0051639D">
        <w:rPr>
          <w:rFonts w:ascii="Times New Roman" w:hAnsi="Times New Roman"/>
        </w:rPr>
        <w:t xml:space="preserve"> </w:t>
      </w:r>
    </w:p>
    <w:p w14:paraId="30AE843C" w14:textId="61F23BF2" w:rsidR="00B93AF2" w:rsidRPr="0084135A" w:rsidRDefault="00874F7E" w:rsidP="004E662C">
      <w:pPr>
        <w:spacing w:after="0" w:line="480" w:lineRule="auto"/>
        <w:rPr>
          <w:rFonts w:ascii="Times New Roman" w:hAnsi="Times New Roman"/>
        </w:rPr>
      </w:pPr>
      <w:r>
        <w:rPr>
          <w:rFonts w:ascii="Times New Roman" w:hAnsi="Times New Roman"/>
        </w:rPr>
        <w:tab/>
      </w:r>
      <w:r w:rsidR="008C775C">
        <w:rPr>
          <w:rFonts w:ascii="Times New Roman" w:hAnsi="Times New Roman"/>
        </w:rPr>
        <w:t>Across mean ecosystem temperatures of 19 – 30 °C, w</w:t>
      </w:r>
      <w:r w:rsidR="004E662C">
        <w:rPr>
          <w:rFonts w:ascii="Times New Roman" w:hAnsi="Times New Roman"/>
        </w:rPr>
        <w:t xml:space="preserve">e observed no sign of ecosystem collapse or threshold responses to warming. </w:t>
      </w:r>
      <w:r w:rsidR="004E662C" w:rsidRPr="002B5C7C">
        <w:rPr>
          <w:rFonts w:ascii="Times New Roman" w:hAnsi="Times New Roman"/>
        </w:rPr>
        <w:t xml:space="preserve">Changes in community structure and the increase in trophic control along the temperature gradient appear to be exponential and monotonic </w:t>
      </w:r>
      <w:r w:rsidR="00892C51">
        <w:rPr>
          <w:rFonts w:ascii="Times New Roman" w:hAnsi="Times New Roman"/>
        </w:rPr>
        <w:t xml:space="preserve">over the 10 </w:t>
      </w:r>
      <w:r w:rsidR="00435303">
        <w:rPr>
          <w:rFonts w:ascii="Times New Roman" w:hAnsi="Times New Roman"/>
        </w:rPr>
        <w:t>°</w:t>
      </w:r>
      <w:r w:rsidR="00892C51">
        <w:rPr>
          <w:rFonts w:ascii="Times New Roman" w:hAnsi="Times New Roman"/>
        </w:rPr>
        <w:t xml:space="preserve">C gradient </w:t>
      </w:r>
      <w:r w:rsidR="004E662C" w:rsidRPr="002B5C7C">
        <w:rPr>
          <w:rFonts w:ascii="Times New Roman" w:hAnsi="Times New Roman"/>
        </w:rPr>
        <w:t>(</w:t>
      </w:r>
      <w:proofErr w:type="spellStart"/>
      <w:r w:rsidR="004E662C" w:rsidRPr="002B5C7C">
        <w:rPr>
          <w:rFonts w:ascii="Times New Roman" w:hAnsi="Times New Roman"/>
        </w:rPr>
        <w:t>Eqn</w:t>
      </w:r>
      <w:proofErr w:type="spellEnd"/>
      <w:r w:rsidR="004E662C" w:rsidRPr="002B5C7C">
        <w:rPr>
          <w:rFonts w:ascii="Times New Roman" w:hAnsi="Times New Roman"/>
        </w:rPr>
        <w:t xml:space="preserve"> </w:t>
      </w:r>
      <w:r w:rsidR="008D7392">
        <w:rPr>
          <w:rFonts w:ascii="Times New Roman" w:hAnsi="Times New Roman"/>
        </w:rPr>
        <w:t>2</w:t>
      </w:r>
      <w:r w:rsidR="004E662C" w:rsidRPr="002B5C7C">
        <w:rPr>
          <w:rFonts w:ascii="Times New Roman" w:hAnsi="Times New Roman"/>
        </w:rPr>
        <w:t xml:space="preserve">), suggesting that </w:t>
      </w:r>
      <w:r w:rsidR="004E662C">
        <w:rPr>
          <w:rFonts w:ascii="Times New Roman" w:hAnsi="Times New Roman"/>
        </w:rPr>
        <w:t xml:space="preserve">linear (or additive) models of temperature effects in </w:t>
      </w:r>
      <w:r w:rsidR="00435303">
        <w:rPr>
          <w:rFonts w:ascii="Times New Roman" w:hAnsi="Times New Roman"/>
        </w:rPr>
        <w:t xml:space="preserve">most </w:t>
      </w:r>
      <w:r w:rsidR="004E662C">
        <w:rPr>
          <w:rFonts w:ascii="Times New Roman" w:hAnsi="Times New Roman"/>
        </w:rPr>
        <w:t>warming experiments</w:t>
      </w:r>
      <w:r w:rsidR="00F83177">
        <w:rPr>
          <w:rFonts w:ascii="Times New Roman" w:hAnsi="Times New Roman"/>
        </w:rPr>
        <w:t xml:space="preserve">, which only </w:t>
      </w:r>
      <w:r w:rsidR="004E662C">
        <w:rPr>
          <w:rFonts w:ascii="Times New Roman" w:hAnsi="Times New Roman"/>
        </w:rPr>
        <w:t>test</w:t>
      </w:r>
      <w:r w:rsidR="004E662C" w:rsidRPr="002B5C7C">
        <w:rPr>
          <w:rFonts w:ascii="Times New Roman" w:hAnsi="Times New Roman"/>
        </w:rPr>
        <w:t xml:space="preserve"> two</w:t>
      </w:r>
      <w:r w:rsidR="004E662C">
        <w:rPr>
          <w:rFonts w:ascii="Times New Roman" w:hAnsi="Times New Roman"/>
        </w:rPr>
        <w:t xml:space="preserve"> or three</w:t>
      </w:r>
      <w:r w:rsidR="004E662C" w:rsidRPr="002B5C7C">
        <w:rPr>
          <w:rFonts w:ascii="Times New Roman" w:hAnsi="Times New Roman"/>
        </w:rPr>
        <w:t xml:space="preserve"> temperatures</w:t>
      </w:r>
      <w:r w:rsidR="00F83177">
        <w:rPr>
          <w:rFonts w:ascii="Times New Roman" w:hAnsi="Times New Roman"/>
        </w:rPr>
        <w:t>,</w:t>
      </w:r>
      <w:r w:rsidR="004E662C" w:rsidRPr="002B5C7C">
        <w:rPr>
          <w:rFonts w:ascii="Times New Roman" w:hAnsi="Times New Roman"/>
        </w:rPr>
        <w:t xml:space="preserve"> </w:t>
      </w:r>
      <w:r w:rsidR="004E662C">
        <w:rPr>
          <w:rFonts w:ascii="Times New Roman" w:hAnsi="Times New Roman"/>
        </w:rPr>
        <w:t xml:space="preserve">may underestimate </w:t>
      </w:r>
      <w:r w:rsidR="00F83177">
        <w:rPr>
          <w:rFonts w:ascii="Times New Roman" w:hAnsi="Times New Roman"/>
        </w:rPr>
        <w:t xml:space="preserve">warming </w:t>
      </w:r>
      <w:r w:rsidR="004E662C">
        <w:rPr>
          <w:rFonts w:ascii="Times New Roman" w:hAnsi="Times New Roman"/>
        </w:rPr>
        <w:t>effects over broader thermal gradients</w:t>
      </w:r>
      <w:r w:rsidR="004E662C" w:rsidRPr="002B5C7C">
        <w:rPr>
          <w:rFonts w:ascii="Times New Roman" w:hAnsi="Times New Roman"/>
        </w:rPr>
        <w:t xml:space="preserve">. </w:t>
      </w:r>
      <w:r w:rsidR="004E662C">
        <w:rPr>
          <w:rFonts w:ascii="Times New Roman" w:hAnsi="Times New Roman"/>
        </w:rPr>
        <w:t>We observed</w:t>
      </w:r>
      <w:r w:rsidR="004E662C" w:rsidRPr="002B5C7C">
        <w:rPr>
          <w:rFonts w:ascii="Times New Roman" w:hAnsi="Times New Roman"/>
        </w:rPr>
        <w:t xml:space="preserve"> little evidence of abrupt transitions that might be expected if thermal stress responses by individual phenotypes </w:t>
      </w:r>
      <w:r w:rsidR="00AA7DAA">
        <w:rPr>
          <w:rFonts w:ascii="Times New Roman" w:hAnsi="Times New Roman"/>
        </w:rPr>
        <w:t>drove</w:t>
      </w:r>
      <w:r w:rsidR="004E662C" w:rsidRPr="002B5C7C">
        <w:rPr>
          <w:rFonts w:ascii="Times New Roman" w:hAnsi="Times New Roman"/>
        </w:rPr>
        <w:t xml:space="preserve"> ecosystem scale</w:t>
      </w:r>
      <w:r w:rsidR="00AA7DAA">
        <w:rPr>
          <w:rFonts w:ascii="Times New Roman" w:hAnsi="Times New Roman"/>
        </w:rPr>
        <w:t xml:space="preserve"> responses</w:t>
      </w:r>
      <w:r w:rsidR="004E662C" w:rsidRPr="002B5C7C">
        <w:rPr>
          <w:rFonts w:ascii="Times New Roman" w:hAnsi="Times New Roman"/>
        </w:rPr>
        <w:t xml:space="preserve">. </w:t>
      </w:r>
      <w:r w:rsidR="008D7392">
        <w:rPr>
          <w:rFonts w:ascii="Times New Roman" w:hAnsi="Times New Roman"/>
        </w:rPr>
        <w:t>We did observe declines in grazer density with warming even in the absence of predators, suggesting there were direct or indirect negative effects of temperature on grazers. But we did not see clear shifts in algal species composition among treatments, suggesting that no species group was exposed to temperatures above its critical thermal maximum.</w:t>
      </w:r>
      <w:r w:rsidR="004E662C">
        <w:rPr>
          <w:rFonts w:ascii="Times New Roman" w:hAnsi="Times New Roman"/>
        </w:rPr>
        <w:t xml:space="preserve"> </w:t>
      </w:r>
      <w:r w:rsidR="008D7392">
        <w:rPr>
          <w:rFonts w:ascii="Times New Roman" w:hAnsi="Times New Roman"/>
        </w:rPr>
        <w:t>Another challenging aspect of warming experiments at the population and community scales is interpreting patterns in the context of transient dynamics. Our ecosystems certainly did not reach long term states, because varying weather conditions and multi-week generation times of zooplankton would have precluded that. Still,</w:t>
      </w:r>
      <w:r w:rsidR="004E662C">
        <w:rPr>
          <w:rFonts w:ascii="Times New Roman" w:hAnsi="Times New Roman"/>
        </w:rPr>
        <w:t xml:space="preserve"> we did not observe signs of transient dynamics in these communities over time</w:t>
      </w:r>
      <w:r w:rsidR="008D7392">
        <w:rPr>
          <w:rFonts w:ascii="Times New Roman" w:hAnsi="Times New Roman"/>
        </w:rPr>
        <w:t xml:space="preserve"> such as population cycles or abrupt changes</w:t>
      </w:r>
      <w:r w:rsidR="004E662C">
        <w:rPr>
          <w:rFonts w:ascii="Times New Roman" w:hAnsi="Times New Roman"/>
        </w:rPr>
        <w:t xml:space="preserve">. </w:t>
      </w:r>
    </w:p>
    <w:p w14:paraId="3213B5FC" w14:textId="0B38D51C" w:rsidR="00A308C8" w:rsidRPr="0084135A" w:rsidRDefault="00B93AF2">
      <w:pPr>
        <w:spacing w:after="0" w:line="480" w:lineRule="auto"/>
        <w:rPr>
          <w:rFonts w:ascii="Times New Roman" w:hAnsi="Times New Roman"/>
        </w:rPr>
      </w:pPr>
      <w:r w:rsidRPr="0084135A">
        <w:rPr>
          <w:rFonts w:ascii="Times New Roman" w:hAnsi="Times New Roman"/>
        </w:rPr>
        <w:tab/>
      </w:r>
      <w:r w:rsidR="004E662C">
        <w:rPr>
          <w:rFonts w:ascii="Times New Roman" w:hAnsi="Times New Roman"/>
        </w:rPr>
        <w:t xml:space="preserve">In our systems, </w:t>
      </w:r>
      <w:r w:rsidR="00722F68" w:rsidRPr="00722F68">
        <w:rPr>
          <w:rFonts w:ascii="Times New Roman" w:hAnsi="Times New Roman"/>
        </w:rPr>
        <w:t xml:space="preserve">algal </w:t>
      </w:r>
      <w:r w:rsidR="004E662C" w:rsidRPr="00722F68">
        <w:rPr>
          <w:rFonts w:ascii="Times New Roman" w:hAnsi="Times New Roman"/>
        </w:rPr>
        <w:t xml:space="preserve">biomass and </w:t>
      </w:r>
      <w:r w:rsidR="00722F68" w:rsidRPr="00722F68">
        <w:rPr>
          <w:rFonts w:ascii="Times New Roman" w:hAnsi="Times New Roman"/>
        </w:rPr>
        <w:t xml:space="preserve">zooplankton </w:t>
      </w:r>
      <w:r w:rsidR="004E662C" w:rsidRPr="00722F68">
        <w:rPr>
          <w:rFonts w:ascii="Times New Roman" w:hAnsi="Times New Roman"/>
        </w:rPr>
        <w:t xml:space="preserve">abundance in food webs </w:t>
      </w:r>
      <w:r w:rsidR="007F35FE" w:rsidRPr="00722F68">
        <w:rPr>
          <w:rFonts w:ascii="Times New Roman" w:hAnsi="Times New Roman"/>
        </w:rPr>
        <w:t xml:space="preserve">were more resistant to </w:t>
      </w:r>
      <w:r w:rsidR="00722F68" w:rsidRPr="00722F68">
        <w:rPr>
          <w:rFonts w:ascii="Times New Roman" w:hAnsi="Times New Roman"/>
        </w:rPr>
        <w:t>temperature in the presence of</w:t>
      </w:r>
      <w:r w:rsidR="007F35FE" w:rsidRPr="002B5C7C">
        <w:rPr>
          <w:rFonts w:ascii="Times New Roman" w:hAnsi="Times New Roman"/>
        </w:rPr>
        <w:t xml:space="preserve"> </w:t>
      </w:r>
      <w:r w:rsidR="004E662C" w:rsidRPr="002B5C7C">
        <w:rPr>
          <w:rFonts w:ascii="Times New Roman" w:hAnsi="Times New Roman"/>
        </w:rPr>
        <w:t xml:space="preserve">longer food chains. </w:t>
      </w:r>
      <w:r w:rsidR="00435303" w:rsidRPr="002B5C7C">
        <w:rPr>
          <w:rFonts w:ascii="Times New Roman" w:hAnsi="Times New Roman"/>
        </w:rPr>
        <w:t xml:space="preserve">Predators reduced zooplankton density and caused a clear trophic cascade. Trophic control, and therefore any mitigating </w:t>
      </w:r>
      <w:r w:rsidR="00435303" w:rsidRPr="002B5C7C">
        <w:rPr>
          <w:rFonts w:ascii="Times New Roman" w:hAnsi="Times New Roman"/>
        </w:rPr>
        <w:lastRenderedPageBreak/>
        <w:t>effects of predators on biomass change, was weak at low temperatures and increasingly strong at higher temperatures (</w:t>
      </w:r>
      <w:r w:rsidR="00435303">
        <w:rPr>
          <w:rFonts w:ascii="Times New Roman" w:hAnsi="Times New Roman"/>
        </w:rPr>
        <w:t>A vs AG treatment</w:t>
      </w:r>
      <w:r w:rsidR="00435303" w:rsidRPr="002B5C7C">
        <w:rPr>
          <w:rFonts w:ascii="Times New Roman" w:hAnsi="Times New Roman"/>
        </w:rPr>
        <w:t>, F</w:t>
      </w:r>
      <w:r w:rsidR="00435303">
        <w:rPr>
          <w:rFonts w:ascii="Times New Roman" w:hAnsi="Times New Roman"/>
        </w:rPr>
        <w:t>ig</w:t>
      </w:r>
      <w:r w:rsidR="00435303" w:rsidRPr="002B5C7C">
        <w:rPr>
          <w:rFonts w:ascii="Times New Roman" w:hAnsi="Times New Roman"/>
        </w:rPr>
        <w:t xml:space="preserve"> </w:t>
      </w:r>
      <w:r w:rsidR="00435303">
        <w:rPr>
          <w:rFonts w:ascii="Times New Roman" w:hAnsi="Times New Roman"/>
        </w:rPr>
        <w:t>3</w:t>
      </w:r>
      <w:r w:rsidR="00435303" w:rsidRPr="002B5C7C">
        <w:rPr>
          <w:rFonts w:ascii="Times New Roman" w:hAnsi="Times New Roman"/>
        </w:rPr>
        <w:t xml:space="preserve">). </w:t>
      </w:r>
      <w:r w:rsidR="004E662C" w:rsidRPr="002B5C7C">
        <w:rPr>
          <w:rFonts w:ascii="Times New Roman" w:hAnsi="Times New Roman"/>
        </w:rPr>
        <w:t xml:space="preserve">This pattern is consistent with previous findings that </w:t>
      </w:r>
      <w:r w:rsidR="00874F7E">
        <w:rPr>
          <w:rFonts w:ascii="Times New Roman" w:hAnsi="Times New Roman"/>
        </w:rPr>
        <w:t xml:space="preserve">ecosystem functions in </w:t>
      </w:r>
      <w:r w:rsidR="004E662C" w:rsidRPr="002B5C7C">
        <w:rPr>
          <w:rFonts w:ascii="Times New Roman" w:hAnsi="Times New Roman"/>
        </w:rPr>
        <w:t xml:space="preserve">systems with two (or even numbers) of trophic levels tend to be more sensitive to warming than systems with odd numbers, due to cascading effects of predation on primary producers </w:t>
      </w:r>
      <w:r w:rsidR="00874F7E">
        <w:rPr>
          <w:rFonts w:ascii="Times New Roman" w:hAnsi="Times New Roman"/>
        </w:rPr>
        <w:fldChar w:fldCharType="begin"/>
      </w:r>
      <w:r w:rsidR="00FC27DB">
        <w:rPr>
          <w:rFonts w:ascii="Times New Roman" w:hAnsi="Times New Roman"/>
        </w:rPr>
        <w:instrText xml:space="preserve"> ADDIN PAPERS2_CITATIONS &lt;citation&gt;&lt;priority&gt;0&lt;/priority&gt;&lt;uuid&gt;53A47148-D67D-4A3A-A0E8-53252637C59C&lt;/uuid&gt;&lt;publications&gt;&lt;publication&gt;&lt;subtype&gt;400&lt;/subtype&gt;&lt;title&gt;Food-chain length alters community responses to global change in aquatic systems&lt;/title&gt;&lt;url&gt;http://www.nature.com/nclimate/journal/v3/n3/full/nclimate1689.html&lt;/url&gt;&lt;volume&gt;3&lt;/volume&gt;&lt;publication_date&gt;99201303001200000000220000&lt;/publication_date&gt;&lt;uuid&gt;311975B3-404D-4CA5-9D59-8DECBBFFA855&lt;/uuid&gt;&lt;type&gt;400&lt;/type&gt;&lt;number&gt;3&lt;/number&gt;&lt;citekey&gt;hansson_food-chain_2013&lt;/citekey&gt;&lt;doi&gt;10.1038/nclimate1689&lt;/doi&gt;&lt;startpage&gt;228&lt;/startpage&gt;&lt;endpage&gt;233&lt;/endpage&gt;&lt;authors&gt;&lt;author&gt;&lt;lastName&gt;Hansson&lt;/lastName&gt;&lt;firstName&gt;Lars-Anders&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gt;&lt;lastName&gt;Bronmark&lt;/lastName&gt;&lt;firstName&gt;Christer&lt;/firstName&gt;&lt;/author&gt;&lt;/authors&gt;&lt;/publication&gt;&lt;/publications&gt;&lt;cites&gt;&lt;/cites&gt;&lt;/citation&gt;</w:instrText>
      </w:r>
      <w:r w:rsidR="00874F7E">
        <w:rPr>
          <w:rFonts w:ascii="Times New Roman" w:hAnsi="Times New Roman"/>
        </w:rPr>
        <w:fldChar w:fldCharType="separate"/>
      </w:r>
      <w:r w:rsidR="00AF2A57">
        <w:rPr>
          <w:rFonts w:ascii="Times New Roman" w:hAnsi="Times New Roman"/>
          <w:lang w:val="en-US" w:eastAsia="de-DE"/>
        </w:rPr>
        <w:t>[48]</w:t>
      </w:r>
      <w:r w:rsidR="00874F7E">
        <w:rPr>
          <w:rFonts w:ascii="Times New Roman" w:hAnsi="Times New Roman"/>
        </w:rPr>
        <w:fldChar w:fldCharType="end"/>
      </w:r>
      <w:r w:rsidR="004E662C" w:rsidRPr="002B5C7C">
        <w:rPr>
          <w:rFonts w:ascii="Times New Roman" w:hAnsi="Times New Roman"/>
        </w:rPr>
        <w:t xml:space="preserve">. </w:t>
      </w:r>
      <w:r w:rsidR="00874F7E">
        <w:rPr>
          <w:rFonts w:ascii="Times New Roman" w:hAnsi="Times New Roman"/>
        </w:rPr>
        <w:t>Additionally, i</w:t>
      </w:r>
      <w:r w:rsidR="004E662C">
        <w:rPr>
          <w:rFonts w:ascii="Times New Roman" w:hAnsi="Times New Roman"/>
        </w:rPr>
        <w:t>n our experiment, predators were not dynamically responsive</w:t>
      </w:r>
      <w:r w:rsidR="00A308C8">
        <w:rPr>
          <w:rFonts w:ascii="Times New Roman" w:hAnsi="Times New Roman"/>
        </w:rPr>
        <w:t>; they did not have time to reproduce during the experiment</w:t>
      </w:r>
      <w:r w:rsidR="004E662C">
        <w:rPr>
          <w:rFonts w:ascii="Times New Roman" w:hAnsi="Times New Roman"/>
        </w:rPr>
        <w:t xml:space="preserve">. </w:t>
      </w:r>
      <w:r w:rsidR="00A308C8">
        <w:rPr>
          <w:rFonts w:ascii="Times New Roman" w:hAnsi="Times New Roman"/>
        </w:rPr>
        <w:t>Consequently</w:t>
      </w:r>
      <w:r w:rsidR="004E662C">
        <w:rPr>
          <w:rFonts w:ascii="Times New Roman" w:hAnsi="Times New Roman"/>
        </w:rPr>
        <w:t xml:space="preserve">, they represent mortality for zooplankton that may have varied with temperature effects on </w:t>
      </w:r>
      <w:r w:rsidR="004E662C" w:rsidRPr="00D05A26">
        <w:rPr>
          <w:rFonts w:ascii="Times New Roman" w:hAnsi="Times New Roman"/>
          <w:i/>
        </w:rPr>
        <w:t>per capita</w:t>
      </w:r>
      <w:r w:rsidR="004E662C">
        <w:rPr>
          <w:rFonts w:ascii="Times New Roman" w:hAnsi="Times New Roman"/>
        </w:rPr>
        <w:t xml:space="preserve"> predation rates by predators, but not demograph</w:t>
      </w:r>
      <w:r w:rsidR="00435303">
        <w:rPr>
          <w:rFonts w:ascii="Times New Roman" w:hAnsi="Times New Roman"/>
        </w:rPr>
        <w:t>ic response</w:t>
      </w:r>
      <w:r w:rsidR="004E662C">
        <w:rPr>
          <w:rFonts w:ascii="Times New Roman" w:hAnsi="Times New Roman"/>
        </w:rPr>
        <w:t>. In many systems, predators are subsidized by other habitats and food sources, and their populations are not dynamically coupled to prey</w:t>
      </w:r>
      <w:r w:rsidR="007F35FE">
        <w:rPr>
          <w:rFonts w:ascii="Times New Roman" w:hAnsi="Times New Roman"/>
        </w:rPr>
        <w:t>. I</w:t>
      </w:r>
      <w:r w:rsidR="004E662C">
        <w:rPr>
          <w:rFonts w:ascii="Times New Roman" w:hAnsi="Times New Roman"/>
        </w:rPr>
        <w:t xml:space="preserve">n fact, this decoupling has been shown to be important in thermally stratified </w:t>
      </w:r>
      <w:r w:rsidR="00435303">
        <w:rPr>
          <w:rFonts w:ascii="Times New Roman" w:hAnsi="Times New Roman"/>
        </w:rPr>
        <w:t>lakes</w:t>
      </w:r>
      <w:r w:rsidR="004E662C">
        <w:rPr>
          <w:rFonts w:ascii="Times New Roman" w:hAnsi="Times New Roman"/>
        </w:rPr>
        <w:t xml:space="preserve"> </w:t>
      </w:r>
      <w:r w:rsidR="00DF0DDA">
        <w:rPr>
          <w:rFonts w:ascii="Times New Roman" w:hAnsi="Times New Roman"/>
        </w:rPr>
        <w:fldChar w:fldCharType="begin"/>
      </w:r>
      <w:r w:rsidR="00FC27DB">
        <w:rPr>
          <w:rFonts w:ascii="Times New Roman" w:hAnsi="Times New Roman"/>
        </w:rPr>
        <w:instrText xml:space="preserve"> ADDIN PAPERS2_CITATIONS &lt;citation&gt;&lt;priority&gt;0&lt;/priority&gt;&lt;uuid&gt;EA575EEB-5D57-4799-B83F-7B470AEACA17&lt;/uuid&gt;&lt;publications&gt;&lt;publication&gt;&lt;subtype&gt;400&lt;/subtype&gt;&lt;title&gt;Effects of differential habitat warming on complex communities&lt;/title&gt;&lt;url&gt;http://dx.doi.org/10.1073/pnas.1319618111&lt;/url&gt;&lt;publication_date&gt;99201405171200000000222000&lt;/publication_date&gt;&lt;uuid&gt;44CF5F89-DE9E-4DF9-82A6-B4EE8864E3FE&lt;/uuid&gt;&lt;type&gt;400&lt;/type&gt;&lt;doi&gt;10.1073/pnas.1319618111&lt;/doi&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Tunney&lt;/lastName&gt;&lt;firstName&gt;Tyler&lt;/firstName&gt;&lt;middleNames&gt;D&lt;/middleNames&gt;&lt;/author&gt;&lt;author&gt;&lt;lastName&gt;McCann&lt;/lastName&gt;&lt;firstName&gt;Kevin&lt;/firstName&gt;&lt;middleNames&gt;S&lt;/middleNames&gt;&lt;/author&gt;&lt;author&gt;&lt;lastName&gt;Lester&lt;/lastName&gt;&lt;firstName&gt;N&lt;/firstName&gt;&lt;middleNames&gt;P&lt;/middleNames&gt;&lt;/author&gt;&lt;author&gt;&lt;lastName&gt;Shuter&lt;/lastName&gt;&lt;firstName&gt;B&lt;/firstName&gt;&lt;middleNames&gt;J&lt;/middleNames&gt;&lt;/author&gt;&lt;/authors&gt;&lt;/publication&gt;&lt;/publications&gt;&lt;cites&gt;&lt;/cites&gt;&lt;/citation&gt;</w:instrText>
      </w:r>
      <w:r w:rsidR="00DF0DDA">
        <w:rPr>
          <w:rFonts w:ascii="Times New Roman" w:hAnsi="Times New Roman"/>
        </w:rPr>
        <w:fldChar w:fldCharType="separate"/>
      </w:r>
      <w:r w:rsidR="00AF2A57">
        <w:rPr>
          <w:rFonts w:ascii="Times New Roman" w:hAnsi="Times New Roman"/>
          <w:lang w:val="en-US" w:eastAsia="de-DE"/>
        </w:rPr>
        <w:t>[57]</w:t>
      </w:r>
      <w:r w:rsidR="00DF0DDA">
        <w:rPr>
          <w:rFonts w:ascii="Times New Roman" w:hAnsi="Times New Roman"/>
        </w:rPr>
        <w:fldChar w:fldCharType="end"/>
      </w:r>
      <w:r w:rsidR="004E662C">
        <w:rPr>
          <w:rFonts w:ascii="Times New Roman" w:hAnsi="Times New Roman"/>
        </w:rPr>
        <w:t>.</w:t>
      </w:r>
      <w:r w:rsidR="00A308C8">
        <w:rPr>
          <w:rFonts w:ascii="Times New Roman" w:hAnsi="Times New Roman"/>
        </w:rPr>
        <w:t xml:space="preserve"> </w:t>
      </w:r>
      <w:r w:rsidR="00A308C8">
        <w:rPr>
          <w:rFonts w:ascii="Times New Roman" w:hAnsi="Times New Roman"/>
          <w:lang w:val="en-US"/>
        </w:rPr>
        <w:t>I</w:t>
      </w:r>
      <w:r w:rsidR="00A308C8" w:rsidRPr="0084135A">
        <w:rPr>
          <w:rFonts w:ascii="Times New Roman" w:hAnsi="Times New Roman"/>
          <w:lang w:val="en-US"/>
        </w:rPr>
        <w:t xml:space="preserve">nferences </w:t>
      </w:r>
      <w:r w:rsidR="00A308C8">
        <w:rPr>
          <w:rFonts w:ascii="Times New Roman" w:hAnsi="Times New Roman"/>
          <w:lang w:val="en-US"/>
        </w:rPr>
        <w:t xml:space="preserve">drawn based on this experiment </w:t>
      </w:r>
      <w:r w:rsidR="00A308C8" w:rsidRPr="0084135A">
        <w:rPr>
          <w:rFonts w:ascii="Times New Roman" w:hAnsi="Times New Roman"/>
          <w:lang w:val="en-US"/>
        </w:rPr>
        <w:t xml:space="preserve">about </w:t>
      </w:r>
      <w:r w:rsidR="00A308C8">
        <w:rPr>
          <w:rFonts w:ascii="Times New Roman" w:hAnsi="Times New Roman"/>
          <w:lang w:val="en-US"/>
        </w:rPr>
        <w:t>how species interactions affect community and ecosystem responses</w:t>
      </w:r>
      <w:r w:rsidR="00A308C8" w:rsidRPr="0084135A">
        <w:rPr>
          <w:rFonts w:ascii="Times New Roman" w:hAnsi="Times New Roman"/>
          <w:lang w:val="en-US"/>
        </w:rPr>
        <w:t xml:space="preserve"> are restricted to systems with dynamics in the primary producers and primary consumers, with predation-related mortality imposed by a third trophic level</w:t>
      </w:r>
      <w:r w:rsidR="00D24577">
        <w:rPr>
          <w:rFonts w:ascii="Times New Roman" w:hAnsi="Times New Roman"/>
          <w:lang w:val="en-US"/>
        </w:rPr>
        <w:t xml:space="preserve"> through per capita consumption effects but not population dynamics of the predators</w:t>
      </w:r>
      <w:r w:rsidR="00A308C8" w:rsidRPr="0084135A">
        <w:rPr>
          <w:rFonts w:ascii="Times New Roman" w:hAnsi="Times New Roman"/>
          <w:lang w:val="en-US"/>
        </w:rPr>
        <w:t>.</w:t>
      </w:r>
    </w:p>
    <w:p w14:paraId="39394343" w14:textId="3C462768" w:rsidR="004E662C" w:rsidRPr="002B5C7C" w:rsidRDefault="00466A1A" w:rsidP="004E662C">
      <w:pPr>
        <w:spacing w:after="0" w:line="480" w:lineRule="auto"/>
        <w:rPr>
          <w:rFonts w:ascii="Times New Roman" w:hAnsi="Times New Roman"/>
        </w:rPr>
      </w:pPr>
      <w:r w:rsidRPr="0084135A">
        <w:rPr>
          <w:rFonts w:ascii="Times New Roman" w:hAnsi="Times New Roman"/>
        </w:rPr>
        <w:tab/>
      </w:r>
      <w:r w:rsidR="00F62795" w:rsidRPr="0084135A">
        <w:rPr>
          <w:rFonts w:ascii="Times New Roman" w:hAnsi="Times New Roman"/>
        </w:rPr>
        <w:t xml:space="preserve"> </w:t>
      </w:r>
      <w:r w:rsidR="004E662C">
        <w:rPr>
          <w:rFonts w:ascii="Times New Roman" w:hAnsi="Times New Roman"/>
        </w:rPr>
        <w:t xml:space="preserve">The growing literature of experimental tests of how warming affects interacting species aims to reduce uncertainty in projected </w:t>
      </w:r>
      <w:r w:rsidR="008C775C">
        <w:rPr>
          <w:rFonts w:ascii="Times New Roman" w:hAnsi="Times New Roman"/>
        </w:rPr>
        <w:t xml:space="preserve">ecological </w:t>
      </w:r>
      <w:r w:rsidR="004E662C">
        <w:rPr>
          <w:rFonts w:ascii="Times New Roman" w:hAnsi="Times New Roman"/>
        </w:rPr>
        <w:t xml:space="preserve">changes associated with climate change. Warming experiments have shown a wide variety of </w:t>
      </w:r>
      <w:r w:rsidR="008C775C">
        <w:rPr>
          <w:rFonts w:ascii="Times New Roman" w:hAnsi="Times New Roman"/>
        </w:rPr>
        <w:t>consequences for</w:t>
      </w:r>
      <w:r w:rsidR="004E662C">
        <w:rPr>
          <w:rFonts w:ascii="Times New Roman" w:hAnsi="Times New Roman"/>
        </w:rPr>
        <w:t xml:space="preserve"> species interactions, from shifts in community composition, strengthening top-down control, and shifts in body size</w:t>
      </w:r>
      <w:r w:rsidR="00BB0169">
        <w:rPr>
          <w:rFonts w:ascii="Times New Roman" w:hAnsi="Times New Roman"/>
        </w:rPr>
        <w:t xml:space="preserve"> </w:t>
      </w:r>
      <w:r w:rsidR="00513E7D">
        <w:rPr>
          <w:rFonts w:ascii="Times New Roman" w:hAnsi="Times New Roman"/>
        </w:rPr>
        <w:t xml:space="preserve"> </w:t>
      </w:r>
      <w:r w:rsidR="00513E7D">
        <w:rPr>
          <w:rFonts w:ascii="Times New Roman" w:hAnsi="Times New Roman"/>
        </w:rPr>
        <w:fldChar w:fldCharType="begin"/>
      </w:r>
      <w:r w:rsidR="00FC27DB">
        <w:rPr>
          <w:rFonts w:ascii="Times New Roman" w:hAnsi="Times New Roman"/>
        </w:rPr>
        <w:instrText xml:space="preserve"> ADDIN PAPERS2_CITATIONS &lt;citation&gt;&lt;priority&gt;0&lt;/priority&gt;&lt;uuid&gt;35786046-118D-4DD6-8E94-C9AB319DF9C5&lt;/uuid&gt;&lt;publications&gt;&lt;publication&gt;&lt;subtype&gt;400&lt;/subtype&gt;&lt;title&gt;Warming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513E7D">
        <w:rPr>
          <w:rFonts w:ascii="Times New Roman" w:hAnsi="Times New Roman"/>
        </w:rPr>
        <w:fldChar w:fldCharType="separate"/>
      </w:r>
      <w:r w:rsidR="00AF2A57">
        <w:rPr>
          <w:rFonts w:ascii="Times New Roman" w:hAnsi="Times New Roman"/>
          <w:lang w:val="en-US" w:eastAsia="de-DE"/>
        </w:rPr>
        <w:t>[16,18,54]</w:t>
      </w:r>
      <w:r w:rsidR="00513E7D">
        <w:rPr>
          <w:rFonts w:ascii="Times New Roman" w:hAnsi="Times New Roman"/>
        </w:rPr>
        <w:fldChar w:fldCharType="end"/>
      </w:r>
      <w:r w:rsidR="004E662C">
        <w:rPr>
          <w:rFonts w:ascii="Times New Roman" w:hAnsi="Times New Roman"/>
        </w:rPr>
        <w:t xml:space="preserve">. We have shown that these shifts do </w:t>
      </w:r>
      <w:r w:rsidR="00513E7D">
        <w:rPr>
          <w:rFonts w:ascii="Times New Roman" w:hAnsi="Times New Roman"/>
        </w:rPr>
        <w:t xml:space="preserve">alter the </w:t>
      </w:r>
      <w:r w:rsidR="004E662C">
        <w:rPr>
          <w:rFonts w:ascii="Times New Roman" w:hAnsi="Times New Roman"/>
        </w:rPr>
        <w:t>effects on the temperature dependence of</w:t>
      </w:r>
      <w:r w:rsidR="00D4517E">
        <w:rPr>
          <w:rFonts w:ascii="Times New Roman" w:hAnsi="Times New Roman"/>
        </w:rPr>
        <w:t xml:space="preserve"> net</w:t>
      </w:r>
      <w:r w:rsidR="004E662C">
        <w:rPr>
          <w:rFonts w:ascii="Times New Roman" w:hAnsi="Times New Roman"/>
        </w:rPr>
        <w:t xml:space="preserve"> ecosystem</w:t>
      </w:r>
      <w:r w:rsidR="00D4517E">
        <w:rPr>
          <w:rFonts w:ascii="Times New Roman" w:hAnsi="Times New Roman"/>
        </w:rPr>
        <w:t xml:space="preserve"> oxygen</w:t>
      </w:r>
      <w:r w:rsidR="004E662C">
        <w:rPr>
          <w:rFonts w:ascii="Times New Roman" w:hAnsi="Times New Roman"/>
        </w:rPr>
        <w:t xml:space="preserve"> </w:t>
      </w:r>
      <w:r w:rsidR="00E5248E">
        <w:rPr>
          <w:rFonts w:ascii="Times New Roman" w:hAnsi="Times New Roman"/>
        </w:rPr>
        <w:t>production and consumption</w:t>
      </w:r>
      <w:r w:rsidR="008C775C">
        <w:rPr>
          <w:rFonts w:ascii="Times New Roman" w:hAnsi="Times New Roman"/>
        </w:rPr>
        <w:t xml:space="preserve"> as modeled by the metabolic theory of ecology, but that these models may be extended to consider community level changes</w:t>
      </w:r>
      <w:r w:rsidR="004E662C">
        <w:rPr>
          <w:rFonts w:ascii="Times New Roman" w:hAnsi="Times New Roman"/>
        </w:rPr>
        <w:t xml:space="preserve">. By measuring </w:t>
      </w:r>
      <w:r w:rsidR="008C775C">
        <w:rPr>
          <w:rFonts w:ascii="Times New Roman" w:hAnsi="Times New Roman"/>
        </w:rPr>
        <w:t>community and ecosystem</w:t>
      </w:r>
      <w:r w:rsidR="004E662C">
        <w:rPr>
          <w:rFonts w:ascii="Times New Roman" w:hAnsi="Times New Roman"/>
        </w:rPr>
        <w:t xml:space="preserve"> responses over a broad thermal gradient</w:t>
      </w:r>
      <w:r w:rsidR="008C775C">
        <w:rPr>
          <w:rFonts w:ascii="Times New Roman" w:hAnsi="Times New Roman"/>
        </w:rPr>
        <w:t xml:space="preserve"> under controlled conditions</w:t>
      </w:r>
      <w:r w:rsidR="004E662C">
        <w:rPr>
          <w:rFonts w:ascii="Times New Roman" w:hAnsi="Times New Roman"/>
        </w:rPr>
        <w:t xml:space="preserve">, we have provided empirical evidence </w:t>
      </w:r>
      <w:r w:rsidR="008C775C">
        <w:rPr>
          <w:rFonts w:ascii="Times New Roman" w:hAnsi="Times New Roman"/>
        </w:rPr>
        <w:t>that large effects of temperature on community biomass can occur in the context of less strong effects of temperature on net ecosystem function</w:t>
      </w:r>
      <w:r w:rsidR="004E662C">
        <w:rPr>
          <w:rFonts w:ascii="Times New Roman" w:hAnsi="Times New Roman"/>
        </w:rPr>
        <w:t xml:space="preserve">. </w:t>
      </w:r>
      <w:r w:rsidR="008C775C">
        <w:rPr>
          <w:rFonts w:ascii="Times New Roman" w:hAnsi="Times New Roman"/>
        </w:rPr>
        <w:t xml:space="preserve">This is a step toward closing the gap between patterns </w:t>
      </w:r>
      <w:r w:rsidR="008C775C">
        <w:rPr>
          <w:rFonts w:ascii="Times New Roman" w:hAnsi="Times New Roman"/>
        </w:rPr>
        <w:lastRenderedPageBreak/>
        <w:t xml:space="preserve">observed </w:t>
      </w:r>
      <w:r w:rsidR="00497087">
        <w:rPr>
          <w:rFonts w:ascii="Times New Roman" w:hAnsi="Times New Roman"/>
        </w:rPr>
        <w:t xml:space="preserve">across ecosystems that appear to reflect effects of temperature on metabolic rates, and observations at intermediate scales that temperature can have large effects on the abundance of species. </w:t>
      </w:r>
      <w:r w:rsidR="004E662C" w:rsidRPr="002B5C7C">
        <w:rPr>
          <w:rFonts w:ascii="Times New Roman" w:hAnsi="Times New Roman"/>
        </w:rPr>
        <w:t xml:space="preserve">Taken together, these results suggest </w:t>
      </w:r>
      <w:r w:rsidR="004E662C">
        <w:rPr>
          <w:rFonts w:ascii="Times New Roman" w:hAnsi="Times New Roman"/>
        </w:rPr>
        <w:t>our efforts to predict community change with warming</w:t>
      </w:r>
      <w:r w:rsidR="004E662C" w:rsidRPr="002B5C7C">
        <w:rPr>
          <w:rFonts w:ascii="Times New Roman" w:hAnsi="Times New Roman"/>
        </w:rPr>
        <w:t xml:space="preserve"> may benefit from the general metabolic scaling theory framework to understand even local-scale effects of temperature change at the community level.</w:t>
      </w:r>
    </w:p>
    <w:p w14:paraId="09DA0330" w14:textId="6F3B7372" w:rsidR="00FF5626" w:rsidRDefault="00FF5626" w:rsidP="004E662C">
      <w:pPr>
        <w:spacing w:after="0" w:line="480" w:lineRule="auto"/>
        <w:rPr>
          <w:rFonts w:ascii="Times New Roman" w:hAnsi="Times New Roman"/>
          <w:b/>
          <w:lang w:val="en-US"/>
        </w:rPr>
      </w:pPr>
    </w:p>
    <w:p w14:paraId="1C591C87" w14:textId="7C47674B" w:rsidR="006031CE" w:rsidRDefault="006031CE" w:rsidP="004E662C">
      <w:pPr>
        <w:spacing w:after="0" w:line="480" w:lineRule="auto"/>
        <w:rPr>
          <w:rFonts w:ascii="Times New Roman" w:hAnsi="Times New Roman"/>
          <w:b/>
          <w:lang w:val="en-US"/>
        </w:rPr>
      </w:pPr>
    </w:p>
    <w:p w14:paraId="734926ED" w14:textId="77777777" w:rsidR="00D13CF9" w:rsidRDefault="00D13CF9" w:rsidP="004E662C">
      <w:pPr>
        <w:spacing w:after="0" w:line="480" w:lineRule="auto"/>
        <w:rPr>
          <w:rFonts w:ascii="Times New Roman" w:hAnsi="Times New Roman"/>
          <w:b/>
          <w:lang w:val="en-US"/>
        </w:rPr>
      </w:pPr>
    </w:p>
    <w:p w14:paraId="2CD0B5E0" w14:textId="62AFAC6D" w:rsidR="004E662C" w:rsidRPr="00C10D8D" w:rsidRDefault="004E662C" w:rsidP="00CF2180">
      <w:pPr>
        <w:spacing w:after="0" w:line="480" w:lineRule="auto"/>
        <w:rPr>
          <w:rFonts w:ascii="Times New Roman" w:hAnsi="Times New Roman"/>
          <w:b/>
          <w:lang w:val="en-US"/>
        </w:rPr>
      </w:pPr>
      <w:r w:rsidRPr="0084135A">
        <w:rPr>
          <w:rFonts w:ascii="Times New Roman" w:hAnsi="Times New Roman"/>
          <w:b/>
          <w:lang w:val="en-US"/>
        </w:rPr>
        <w:t>Methods</w:t>
      </w:r>
    </w:p>
    <w:p w14:paraId="5DDE0EEA" w14:textId="5D954589" w:rsidR="004E662C" w:rsidRPr="00747992" w:rsidRDefault="004E662C" w:rsidP="004E662C">
      <w:pPr>
        <w:spacing w:after="0" w:line="480" w:lineRule="auto"/>
        <w:rPr>
          <w:rFonts w:ascii="Times New Roman" w:hAnsi="Times New Roman"/>
          <w:b/>
        </w:rPr>
      </w:pPr>
      <w:r w:rsidRPr="00F04025">
        <w:rPr>
          <w:rFonts w:ascii="Times New Roman" w:hAnsi="Times New Roman"/>
          <w:b/>
        </w:rPr>
        <w:t xml:space="preserve">Experimental </w:t>
      </w:r>
      <w:r w:rsidR="00A81576">
        <w:rPr>
          <w:rFonts w:ascii="Times New Roman" w:hAnsi="Times New Roman"/>
          <w:b/>
        </w:rPr>
        <w:t>Design and Set-up</w:t>
      </w:r>
    </w:p>
    <w:p w14:paraId="2AEF1E38" w14:textId="734BB402" w:rsidR="00655EC1" w:rsidRDefault="004E662C" w:rsidP="004E662C">
      <w:pPr>
        <w:tabs>
          <w:tab w:val="left" w:pos="6237"/>
        </w:tabs>
        <w:spacing w:after="0" w:line="480" w:lineRule="auto"/>
        <w:rPr>
          <w:rFonts w:ascii="Times New Roman" w:hAnsi="Times New Roman"/>
        </w:rPr>
      </w:pPr>
      <w:r w:rsidRPr="0084135A">
        <w:rPr>
          <w:rFonts w:ascii="Times New Roman" w:hAnsi="Times New Roman"/>
        </w:rPr>
        <w:t>We assembled freshwater food webs in 30 outdoor mesocosms (370 L tanks)</w:t>
      </w:r>
      <w:r w:rsidRPr="0084135A">
        <w:rPr>
          <w:rFonts w:ascii="Times New Roman" w:hAnsi="Times New Roman"/>
          <w:lang w:val="en-US"/>
        </w:rPr>
        <w:t xml:space="preserve"> at the University of British Columbia, Vancouver, Canada (49°14’52” N, 132°13’57” W)</w:t>
      </w:r>
      <w:r w:rsidRPr="0084135A">
        <w:rPr>
          <w:rFonts w:ascii="Times New Roman" w:hAnsi="Times New Roman"/>
        </w:rPr>
        <w:t xml:space="preserve">. </w:t>
      </w:r>
      <w:r w:rsidR="00655EC1" w:rsidRPr="0084135A">
        <w:rPr>
          <w:rFonts w:ascii="Times New Roman" w:hAnsi="Times New Roman"/>
        </w:rPr>
        <w:t xml:space="preserve">Mesocosms were filled with municipal water </w:t>
      </w:r>
      <w:r w:rsidR="00655EC1">
        <w:rPr>
          <w:rFonts w:ascii="Times New Roman" w:hAnsi="Times New Roman"/>
        </w:rPr>
        <w:t>on June 26</w:t>
      </w:r>
      <w:r w:rsidR="00655EC1" w:rsidRPr="00655EC1">
        <w:rPr>
          <w:rFonts w:ascii="Times New Roman" w:hAnsi="Times New Roman"/>
          <w:vertAlign w:val="superscript"/>
        </w:rPr>
        <w:t>th</w:t>
      </w:r>
      <w:r w:rsidR="00655EC1">
        <w:rPr>
          <w:rFonts w:ascii="Times New Roman" w:hAnsi="Times New Roman"/>
        </w:rPr>
        <w:t xml:space="preserve">, 2012, heaters were added, and filled tanks were </w:t>
      </w:r>
      <w:r w:rsidR="00655EC1" w:rsidRPr="0084135A">
        <w:rPr>
          <w:rFonts w:ascii="Times New Roman" w:hAnsi="Times New Roman"/>
        </w:rPr>
        <w:t>left for one week to allow chlorine to evaporate before organisms were introduce</w:t>
      </w:r>
      <w:r w:rsidR="00A65A59">
        <w:rPr>
          <w:rFonts w:ascii="Times New Roman" w:hAnsi="Times New Roman"/>
        </w:rPr>
        <w:t>d</w:t>
      </w:r>
      <w:r w:rsidR="00655EC1" w:rsidRPr="0084135A">
        <w:rPr>
          <w:rFonts w:ascii="Times New Roman" w:hAnsi="Times New Roman"/>
        </w:rPr>
        <w:t xml:space="preserve">. </w:t>
      </w:r>
      <w:r w:rsidR="00655EC1">
        <w:rPr>
          <w:rFonts w:ascii="Times New Roman" w:hAnsi="Times New Roman"/>
        </w:rPr>
        <w:t>W</w:t>
      </w:r>
      <w:r w:rsidRPr="0084135A">
        <w:rPr>
          <w:rFonts w:ascii="Times New Roman" w:hAnsi="Times New Roman"/>
        </w:rPr>
        <w:t xml:space="preserve">e experimentally manipulated temperature (10 levels) and </w:t>
      </w:r>
      <w:r w:rsidR="00FB67C9">
        <w:rPr>
          <w:rFonts w:ascii="Times New Roman" w:hAnsi="Times New Roman"/>
        </w:rPr>
        <w:t>trophic structures</w:t>
      </w:r>
      <w:r w:rsidRPr="0084135A">
        <w:rPr>
          <w:rFonts w:ascii="Times New Roman" w:hAnsi="Times New Roman"/>
        </w:rPr>
        <w:t xml:space="preserve"> (algae-only</w:t>
      </w:r>
      <w:r w:rsidR="00FB67C9">
        <w:rPr>
          <w:rFonts w:ascii="Times New Roman" w:hAnsi="Times New Roman"/>
        </w:rPr>
        <w:t xml:space="preserve"> (A)</w:t>
      </w:r>
      <w:r w:rsidRPr="0084135A">
        <w:rPr>
          <w:rFonts w:ascii="Times New Roman" w:hAnsi="Times New Roman"/>
        </w:rPr>
        <w:t xml:space="preserve">, algae + </w:t>
      </w:r>
      <w:r w:rsidR="00444603">
        <w:rPr>
          <w:rFonts w:ascii="Times New Roman" w:hAnsi="Times New Roman"/>
        </w:rPr>
        <w:t>grazer</w:t>
      </w:r>
      <w:r w:rsidR="00FB67C9">
        <w:rPr>
          <w:rFonts w:ascii="Times New Roman" w:hAnsi="Times New Roman"/>
        </w:rPr>
        <w:t xml:space="preserve"> (AG)</w:t>
      </w:r>
      <w:r w:rsidRPr="0084135A">
        <w:rPr>
          <w:rFonts w:ascii="Times New Roman" w:hAnsi="Times New Roman"/>
        </w:rPr>
        <w:t xml:space="preserve">, and algae + </w:t>
      </w:r>
      <w:r w:rsidR="00444603">
        <w:rPr>
          <w:rFonts w:ascii="Times New Roman" w:hAnsi="Times New Roman"/>
        </w:rPr>
        <w:t>grazer</w:t>
      </w:r>
      <w:r w:rsidR="00444603" w:rsidRPr="0084135A">
        <w:rPr>
          <w:rFonts w:ascii="Times New Roman" w:hAnsi="Times New Roman"/>
        </w:rPr>
        <w:t xml:space="preserve"> </w:t>
      </w:r>
      <w:r w:rsidRPr="0084135A">
        <w:rPr>
          <w:rFonts w:ascii="Times New Roman" w:hAnsi="Times New Roman"/>
        </w:rPr>
        <w:t xml:space="preserve">+ predator </w:t>
      </w:r>
      <w:r w:rsidR="00FB67C9">
        <w:rPr>
          <w:rFonts w:ascii="Times New Roman" w:hAnsi="Times New Roman"/>
        </w:rPr>
        <w:t>(AGP)</w:t>
      </w:r>
      <w:r w:rsidRPr="0084135A">
        <w:rPr>
          <w:rFonts w:ascii="Times New Roman" w:hAnsi="Times New Roman"/>
        </w:rPr>
        <w:t xml:space="preserve">, Fig. </w:t>
      </w:r>
      <w:r w:rsidR="00A81576">
        <w:rPr>
          <w:rFonts w:ascii="Times New Roman" w:hAnsi="Times New Roman"/>
        </w:rPr>
        <w:t>1B</w:t>
      </w:r>
      <w:r w:rsidRPr="0084135A">
        <w:rPr>
          <w:rFonts w:ascii="Times New Roman" w:hAnsi="Times New Roman"/>
        </w:rPr>
        <w:t xml:space="preserve">). </w:t>
      </w:r>
      <w:r w:rsidR="008F14F1">
        <w:rPr>
          <w:rFonts w:ascii="Times New Roman" w:hAnsi="Times New Roman"/>
        </w:rPr>
        <w:t xml:space="preserve">There was one tank per temperature per trophic treatment; statistical power was derived from the regression design rather than replication within treatment levels (see Methods: Statistical Analysis). We monitored temperature continuously, and sampled biotic variables once per week for 9 weeks. </w:t>
      </w:r>
      <w:r w:rsidR="00655EC1">
        <w:rPr>
          <w:rFonts w:ascii="Times New Roman" w:hAnsi="Times New Roman"/>
        </w:rPr>
        <w:t xml:space="preserve">Tanks were arranged randomly in space with regard to treatment. </w:t>
      </w:r>
      <w:r w:rsidR="00655EC1" w:rsidRPr="0084135A">
        <w:rPr>
          <w:rFonts w:ascii="Times New Roman" w:hAnsi="Times New Roman"/>
        </w:rPr>
        <w:t xml:space="preserve">The spatially randomized assignment of temperature and trophic treatments eliminated systematic variation in negligible allochthonous carbon inputs. </w:t>
      </w:r>
    </w:p>
    <w:p w14:paraId="326723CF" w14:textId="652326DF" w:rsidR="004E662C" w:rsidRPr="0099418D" w:rsidRDefault="00497087" w:rsidP="00655EC1">
      <w:pPr>
        <w:tabs>
          <w:tab w:val="left" w:pos="6237"/>
        </w:tabs>
        <w:spacing w:after="0" w:line="480" w:lineRule="auto"/>
        <w:ind w:firstLine="630"/>
        <w:rPr>
          <w:rFonts w:ascii="Times New Roman" w:hAnsi="Times New Roman"/>
        </w:rPr>
      </w:pPr>
      <w:r>
        <w:rPr>
          <w:rFonts w:ascii="Times New Roman" w:hAnsi="Times New Roman"/>
        </w:rPr>
        <w:t>On July 2, 2012</w:t>
      </w:r>
      <w:r w:rsidR="00655EC1">
        <w:rPr>
          <w:rFonts w:ascii="Times New Roman" w:hAnsi="Times New Roman"/>
        </w:rPr>
        <w:t>,</w:t>
      </w:r>
      <w:r w:rsidR="004E662C" w:rsidRPr="0084135A">
        <w:rPr>
          <w:rFonts w:ascii="Times New Roman" w:hAnsi="Times New Roman"/>
        </w:rPr>
        <w:t xml:space="preserve"> mesocosms were inoculated with pondwater (1L) </w:t>
      </w:r>
      <w:r w:rsidR="00655EC1">
        <w:rPr>
          <w:rFonts w:ascii="Times New Roman" w:hAnsi="Times New Roman"/>
        </w:rPr>
        <w:t xml:space="preserve">from the UBC Pond Facility, </w:t>
      </w:r>
      <w:r w:rsidR="004E662C" w:rsidRPr="0084135A">
        <w:rPr>
          <w:rFonts w:ascii="Times New Roman" w:hAnsi="Times New Roman"/>
        </w:rPr>
        <w:t xml:space="preserve">containing living algae, collected and filtered through a 64-µm sieve to remove zooplankton and larvae. Three days later, we collected zooplankton at Trout Lake, Vancouver, B.C. (49°15’23” N, 123°03’44” W), with a vertical tow net (64-µm mesh). </w:t>
      </w:r>
      <w:r w:rsidR="004E662C" w:rsidRPr="0084135A">
        <w:rPr>
          <w:rFonts w:ascii="Times New Roman" w:hAnsi="Times New Roman"/>
        </w:rPr>
        <w:lastRenderedPageBreak/>
        <w:t xml:space="preserve">Zooplankton were mixed in buckets to homogenize species composition, </w:t>
      </w:r>
      <w:r w:rsidR="00655EC1">
        <w:rPr>
          <w:rFonts w:ascii="Times New Roman" w:hAnsi="Times New Roman"/>
        </w:rPr>
        <w:t xml:space="preserve">were introduced to </w:t>
      </w:r>
      <w:r w:rsidR="004E662C" w:rsidRPr="0084135A">
        <w:rPr>
          <w:rFonts w:ascii="Times New Roman" w:hAnsi="Times New Roman"/>
        </w:rPr>
        <w:t>mesocosm temperatures</w:t>
      </w:r>
      <w:r w:rsidR="00546DAA">
        <w:rPr>
          <w:rFonts w:ascii="Times New Roman" w:hAnsi="Times New Roman"/>
        </w:rPr>
        <w:t xml:space="preserve"> over a 12-</w:t>
      </w:r>
      <w:r w:rsidR="00655EC1">
        <w:rPr>
          <w:rFonts w:ascii="Times New Roman" w:hAnsi="Times New Roman"/>
        </w:rPr>
        <w:t>hour gradual acclimation period to avoid stress associated with an abrupt temperature change,</w:t>
      </w:r>
      <w:r w:rsidR="004E662C" w:rsidRPr="0084135A">
        <w:rPr>
          <w:rFonts w:ascii="Times New Roman" w:hAnsi="Times New Roman"/>
        </w:rPr>
        <w:t xml:space="preserve"> and dead organisms </w:t>
      </w:r>
      <w:r w:rsidR="00655EC1">
        <w:rPr>
          <w:rFonts w:ascii="Times New Roman" w:hAnsi="Times New Roman"/>
        </w:rPr>
        <w:t xml:space="preserve">were </w:t>
      </w:r>
      <w:r w:rsidR="004E662C" w:rsidRPr="0084135A">
        <w:rPr>
          <w:rFonts w:ascii="Times New Roman" w:hAnsi="Times New Roman"/>
        </w:rPr>
        <w:t>removed. Initial experimental communities consisted of 25 phytoplankton taxa (</w:t>
      </w:r>
      <w:r w:rsidR="00A12D42">
        <w:rPr>
          <w:rFonts w:ascii="Times New Roman" w:hAnsi="Times New Roman"/>
        </w:rPr>
        <w:t>Tab</w:t>
      </w:r>
      <w:r w:rsidR="00836832">
        <w:rPr>
          <w:rFonts w:ascii="Times New Roman" w:hAnsi="Times New Roman"/>
        </w:rPr>
        <w:t>le</w:t>
      </w:r>
      <w:r w:rsidR="00A12D42">
        <w:rPr>
          <w:rFonts w:ascii="Times New Roman" w:hAnsi="Times New Roman"/>
        </w:rPr>
        <w:t xml:space="preserve"> </w:t>
      </w:r>
      <w:r w:rsidR="004E662C" w:rsidRPr="0084135A">
        <w:rPr>
          <w:rFonts w:ascii="Times New Roman" w:hAnsi="Times New Roman"/>
        </w:rPr>
        <w:t>S</w:t>
      </w:r>
      <w:r w:rsidR="00546DAA">
        <w:rPr>
          <w:rFonts w:ascii="Times New Roman" w:hAnsi="Times New Roman"/>
        </w:rPr>
        <w:t>1</w:t>
      </w:r>
      <w:r w:rsidR="004E662C" w:rsidRPr="0084135A">
        <w:rPr>
          <w:rFonts w:ascii="Times New Roman" w:hAnsi="Times New Roman"/>
        </w:rPr>
        <w:t>)</w:t>
      </w:r>
      <w:r w:rsidR="00655EC1">
        <w:rPr>
          <w:rFonts w:ascii="Times New Roman" w:hAnsi="Times New Roman"/>
        </w:rPr>
        <w:t>, and those with zooplankton included</w:t>
      </w:r>
      <w:r w:rsidR="004E662C" w:rsidRPr="0084135A">
        <w:rPr>
          <w:rFonts w:ascii="Times New Roman" w:hAnsi="Times New Roman"/>
        </w:rPr>
        <w:t xml:space="preserve"> predominantly 2 zooplankton taxa (</w:t>
      </w:r>
      <w:proofErr w:type="spellStart"/>
      <w:r w:rsidR="004E662C" w:rsidRPr="0084135A">
        <w:rPr>
          <w:rFonts w:ascii="Times New Roman" w:hAnsi="Times New Roman"/>
        </w:rPr>
        <w:t>cladoceran</w:t>
      </w:r>
      <w:r>
        <w:rPr>
          <w:rFonts w:ascii="Times New Roman" w:hAnsi="Times New Roman"/>
        </w:rPr>
        <w:t>s</w:t>
      </w:r>
      <w:proofErr w:type="spellEnd"/>
      <w:r w:rsidR="004E662C" w:rsidRPr="0084135A">
        <w:rPr>
          <w:rFonts w:ascii="Times New Roman" w:hAnsi="Times New Roman"/>
        </w:rPr>
        <w:t xml:space="preserve"> </w:t>
      </w:r>
      <w:r w:rsidR="004E662C" w:rsidRPr="0084135A">
        <w:rPr>
          <w:rFonts w:ascii="Times New Roman" w:hAnsi="Times New Roman"/>
          <w:i/>
        </w:rPr>
        <w:t xml:space="preserve">Daphnia </w:t>
      </w:r>
      <w:r w:rsidR="004E662C" w:rsidRPr="0084135A">
        <w:rPr>
          <w:rFonts w:ascii="Times New Roman" w:hAnsi="Times New Roman"/>
        </w:rPr>
        <w:t>s</w:t>
      </w:r>
      <w:r w:rsidR="004E662C" w:rsidRPr="0084135A">
        <w:rPr>
          <w:rFonts w:ascii="Times New Roman" w:hAnsi="Times New Roman"/>
          <w:i/>
        </w:rPr>
        <w:t xml:space="preserve">p., </w:t>
      </w:r>
      <w:r w:rsidR="004E662C" w:rsidRPr="0084135A">
        <w:rPr>
          <w:rFonts w:ascii="Times New Roman" w:hAnsi="Times New Roman"/>
        </w:rPr>
        <w:t>and calanoid copepod</w:t>
      </w:r>
      <w:r w:rsidR="004E662C" w:rsidRPr="0084135A">
        <w:rPr>
          <w:rFonts w:ascii="Times New Roman" w:hAnsi="Times New Roman"/>
          <w:i/>
        </w:rPr>
        <w:t xml:space="preserve"> </w:t>
      </w:r>
      <w:proofErr w:type="spellStart"/>
      <w:r w:rsidR="004E662C" w:rsidRPr="00497087">
        <w:rPr>
          <w:rFonts w:ascii="Times New Roman" w:hAnsi="Times New Roman"/>
          <w:i/>
        </w:rPr>
        <w:t>Eurytemora</w:t>
      </w:r>
      <w:proofErr w:type="spellEnd"/>
      <w:r w:rsidR="004E662C" w:rsidRPr="00497087">
        <w:rPr>
          <w:rFonts w:ascii="Times New Roman" w:hAnsi="Times New Roman"/>
          <w:i/>
        </w:rPr>
        <w:t xml:space="preserve"> sp</w:t>
      </w:r>
      <w:r w:rsidR="004E662C" w:rsidRPr="0084135A">
        <w:rPr>
          <w:rFonts w:ascii="Times New Roman" w:hAnsi="Times New Roman"/>
          <w:i/>
        </w:rPr>
        <w:t>.</w:t>
      </w:r>
      <w:r w:rsidR="004E662C" w:rsidRPr="0084135A">
        <w:rPr>
          <w:rFonts w:ascii="Times New Roman" w:hAnsi="Times New Roman"/>
        </w:rPr>
        <w:t>)</w:t>
      </w:r>
      <w:r w:rsidR="00655EC1">
        <w:rPr>
          <w:rFonts w:ascii="Times New Roman" w:hAnsi="Times New Roman"/>
        </w:rPr>
        <w:t xml:space="preserve"> and, rarely, </w:t>
      </w:r>
      <w:r w:rsidR="004E662C" w:rsidRPr="0084135A">
        <w:rPr>
          <w:rFonts w:ascii="Times New Roman" w:hAnsi="Times New Roman"/>
        </w:rPr>
        <w:t>cyclopoid copepods. To ensure colonization of grazing zooplankton,</w:t>
      </w:r>
      <w:r w:rsidR="00655EC1">
        <w:rPr>
          <w:rFonts w:ascii="Times New Roman" w:hAnsi="Times New Roman"/>
        </w:rPr>
        <w:t xml:space="preserve"> in addition to the random aliquot of zooplankton added to each zooplankton ecosystem </w:t>
      </w:r>
      <w:r w:rsidR="00655EC1" w:rsidRPr="0084135A">
        <w:rPr>
          <w:rFonts w:ascii="Times New Roman" w:hAnsi="Times New Roman"/>
        </w:rPr>
        <w:t xml:space="preserve">(all </w:t>
      </w:r>
      <w:r w:rsidR="00655EC1">
        <w:rPr>
          <w:rFonts w:ascii="Times New Roman" w:hAnsi="Times New Roman"/>
        </w:rPr>
        <w:t>algae-grazer and algae-grazer</w:t>
      </w:r>
      <w:r w:rsidR="00444603">
        <w:rPr>
          <w:rFonts w:ascii="Times New Roman" w:hAnsi="Times New Roman"/>
        </w:rPr>
        <w:t>-</w:t>
      </w:r>
      <w:r w:rsidR="00655EC1">
        <w:rPr>
          <w:rFonts w:ascii="Times New Roman" w:hAnsi="Times New Roman"/>
        </w:rPr>
        <w:t>predator</w:t>
      </w:r>
      <w:r w:rsidR="00655EC1" w:rsidRPr="0084135A">
        <w:rPr>
          <w:rFonts w:ascii="Times New Roman" w:hAnsi="Times New Roman"/>
        </w:rPr>
        <w:t xml:space="preserve"> ecosystems)</w:t>
      </w:r>
      <w:r w:rsidR="00655EC1">
        <w:rPr>
          <w:rFonts w:ascii="Times New Roman" w:hAnsi="Times New Roman"/>
        </w:rPr>
        <w:t>, we added</w:t>
      </w:r>
      <w:r w:rsidR="004E662C" w:rsidRPr="0084135A">
        <w:rPr>
          <w:rFonts w:ascii="Times New Roman" w:hAnsi="Times New Roman"/>
        </w:rPr>
        <w:t xml:space="preserve"> two individuals of </w:t>
      </w:r>
      <w:r w:rsidR="004E662C" w:rsidRPr="0084135A">
        <w:rPr>
          <w:rFonts w:ascii="Times New Roman" w:hAnsi="Times New Roman"/>
          <w:i/>
        </w:rPr>
        <w:t>Daphnia</w:t>
      </w:r>
      <w:r w:rsidR="004E662C" w:rsidRPr="0084135A">
        <w:rPr>
          <w:rFonts w:ascii="Times New Roman" w:hAnsi="Times New Roman"/>
        </w:rPr>
        <w:t xml:space="preserve"> sp. and ten </w:t>
      </w:r>
      <w:proofErr w:type="spellStart"/>
      <w:r w:rsidR="004E662C" w:rsidRPr="0084135A">
        <w:rPr>
          <w:rFonts w:ascii="Times New Roman" w:hAnsi="Times New Roman"/>
          <w:i/>
        </w:rPr>
        <w:t>Eurytemora</w:t>
      </w:r>
      <w:proofErr w:type="spellEnd"/>
      <w:r w:rsidR="004E662C" w:rsidRPr="0084135A">
        <w:rPr>
          <w:rFonts w:ascii="Times New Roman" w:hAnsi="Times New Roman"/>
        </w:rPr>
        <w:t xml:space="preserve"> sp</w:t>
      </w:r>
      <w:r w:rsidR="00655EC1">
        <w:rPr>
          <w:rFonts w:ascii="Times New Roman" w:hAnsi="Times New Roman"/>
        </w:rPr>
        <w:t xml:space="preserve">. </w:t>
      </w:r>
      <w:proofErr w:type="gramStart"/>
      <w:r w:rsidR="00655EC1">
        <w:rPr>
          <w:rFonts w:ascii="Times New Roman" w:hAnsi="Times New Roman"/>
        </w:rPr>
        <w:t>Thus</w:t>
      </w:r>
      <w:proofErr w:type="gramEnd"/>
      <w:r w:rsidR="00655EC1">
        <w:rPr>
          <w:rFonts w:ascii="Times New Roman" w:hAnsi="Times New Roman"/>
        </w:rPr>
        <w:t xml:space="preserve"> each zooplankton community began with </w:t>
      </w:r>
      <w:r w:rsidR="00655EC1">
        <w:rPr>
          <w:rFonts w:ascii="Times New Roman" w:hAnsi="Times New Roman"/>
          <w:i/>
        </w:rPr>
        <w:t>at least</w:t>
      </w:r>
      <w:r w:rsidR="00655EC1">
        <w:rPr>
          <w:rFonts w:ascii="Times New Roman" w:hAnsi="Times New Roman"/>
        </w:rPr>
        <w:t xml:space="preserve"> 12 grazing zooplankton individuals</w:t>
      </w:r>
      <w:r w:rsidR="004E662C" w:rsidRPr="0084135A">
        <w:rPr>
          <w:rFonts w:ascii="Times New Roman" w:hAnsi="Times New Roman"/>
        </w:rPr>
        <w:t>. We introduced 2 individual notonectid predators (</w:t>
      </w:r>
      <w:proofErr w:type="spellStart"/>
      <w:r w:rsidR="004E662C" w:rsidRPr="0084135A">
        <w:rPr>
          <w:rFonts w:ascii="Times New Roman" w:hAnsi="Times New Roman"/>
          <w:i/>
        </w:rPr>
        <w:t>Notonecta</w:t>
      </w:r>
      <w:proofErr w:type="spellEnd"/>
      <w:r w:rsidR="004E662C" w:rsidRPr="0084135A">
        <w:rPr>
          <w:rFonts w:ascii="Times New Roman" w:hAnsi="Times New Roman"/>
          <w:i/>
        </w:rPr>
        <w:t xml:space="preserve"> </w:t>
      </w:r>
      <w:proofErr w:type="spellStart"/>
      <w:r w:rsidR="004E662C" w:rsidRPr="0084135A">
        <w:rPr>
          <w:rFonts w:ascii="Times New Roman" w:hAnsi="Times New Roman"/>
          <w:i/>
        </w:rPr>
        <w:t>undulata</w:t>
      </w:r>
      <w:proofErr w:type="spellEnd"/>
      <w:r w:rsidR="004E662C" w:rsidRPr="0084135A">
        <w:rPr>
          <w:rFonts w:ascii="Times New Roman" w:hAnsi="Times New Roman"/>
        </w:rPr>
        <w:t>)</w:t>
      </w:r>
      <w:r w:rsidR="00655EC1">
        <w:rPr>
          <w:rFonts w:ascii="Times New Roman" w:hAnsi="Times New Roman"/>
        </w:rPr>
        <w:t>, collected from ponds at the UBC Pond Facility,</w:t>
      </w:r>
      <w:r w:rsidR="004E662C" w:rsidRPr="0084135A">
        <w:rPr>
          <w:rFonts w:ascii="Times New Roman" w:hAnsi="Times New Roman"/>
        </w:rPr>
        <w:t xml:space="preserve"> on July </w:t>
      </w:r>
      <w:r w:rsidR="00444603">
        <w:rPr>
          <w:rFonts w:ascii="Times New Roman" w:hAnsi="Times New Roman"/>
        </w:rPr>
        <w:t>4</w:t>
      </w:r>
      <w:r w:rsidR="00444603" w:rsidRPr="001D5D2C">
        <w:rPr>
          <w:rFonts w:ascii="Times New Roman" w:hAnsi="Times New Roman"/>
          <w:vertAlign w:val="superscript"/>
        </w:rPr>
        <w:t>th</w:t>
      </w:r>
      <w:r w:rsidR="004E662C" w:rsidRPr="0084135A">
        <w:rPr>
          <w:rFonts w:ascii="Times New Roman" w:hAnsi="Times New Roman"/>
        </w:rPr>
        <w:t xml:space="preserve">, 2012 to 10 </w:t>
      </w:r>
      <w:r w:rsidR="00655EC1">
        <w:rPr>
          <w:rFonts w:ascii="Times New Roman" w:hAnsi="Times New Roman"/>
        </w:rPr>
        <w:t>algae-grazer-predator</w:t>
      </w:r>
      <w:r w:rsidR="004E662C" w:rsidRPr="0084135A">
        <w:rPr>
          <w:rFonts w:ascii="Times New Roman" w:hAnsi="Times New Roman"/>
        </w:rPr>
        <w:t xml:space="preserve"> tanks. Notonectids generate trophic cascades by suppressing zooplankton</w:t>
      </w:r>
      <w:r w:rsidR="008F54C9">
        <w:rPr>
          <w:rFonts w:ascii="Times New Roman" w:hAnsi="Times New Roman"/>
        </w:rPr>
        <w:t xml:space="preserve"> </w:t>
      </w:r>
      <w:r w:rsidR="008F54C9">
        <w:rPr>
          <w:rFonts w:ascii="Times New Roman" w:hAnsi="Times New Roman"/>
        </w:rPr>
        <w:fldChar w:fldCharType="begin"/>
      </w:r>
      <w:r w:rsidR="00FC27DB">
        <w:rPr>
          <w:rFonts w:ascii="Times New Roman" w:hAnsi="Times New Roman"/>
        </w:rPr>
        <w:instrText xml:space="preserve"> ADDIN PAPERS2_CITATIONS &lt;citation&gt;&lt;priority&gt;0&lt;/priority&gt;&lt;uuid&gt;559741E3-4530-4153-88FB-B13B1B030817&lt;/uuid&gt;&lt;publications&gt;&lt;publication&gt;&lt;subtype&gt;400&lt;/subtype&gt;&lt;location&gt;&amp;lt;html&amp;gt;&amp;lt;head&amp;gt;&amp;lt;meta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Home&amp;lt;/a&amp;gt;&amp;lt;/div&amp;gt;&amp;lt;/body&amp;gt;&amp;lt;/html&amp;gt;&lt;/location&gt;&lt;publisher&gt;Blackwell Publishing Ltd&lt;/publisher&gt;&lt;title&gt;Effects of prey-size and predator-instar on the predation of Daphnia by Notonecta&lt;/title&gt;&lt;url&gt;http://doi.wiley.com/10.1111/j.1365-2311.1979.tb00584.x&lt;/url&gt;&lt;volume&gt;4&lt;/volume&gt;&lt;publication_date&gt;99197908001200000000220000&lt;/publication_date&gt;&lt;uuid&gt;881886D0-141D-4DA3-9E3B-673DD8897AAC&lt;/uuid&gt;&lt;type&gt;400&lt;/type&gt;&lt;number&gt;3&lt;/number&gt;&lt;subtitle&gt;Ecological Entomology&lt;/subtitle&gt;&lt;doi&gt;10.1111/j.1365-2311.1979.tb00584.x&lt;/doi&gt;&lt;institution&gt;Univ York,Dept Biol,Heslington Yo1 5dd,Yorkshire,England&lt;/institution&gt;&lt;startpage&gt;267&lt;/startpage&gt;&lt;endpage&gt;275&lt;/endpage&gt;&lt;bundle&gt;&lt;publication&gt;&lt;title&gt;Ecological Entomology&lt;/title&gt;&lt;uuid&gt;7E99B1BE-B075-4B27-ABBB-F110FE82B2B1&lt;/uuid&gt;&lt;subtype&gt;-100&lt;/subtype&gt;&lt;publisher&gt;Blackwell Publishing Ltd.&lt;/publisher&gt;&lt;type&gt;-100&lt;/type&gt;&lt;/publication&gt;&lt;/bundle&gt;&lt;authors&gt;&lt;author&gt;&lt;lastName&gt;McArdle&lt;/lastName&gt;&lt;firstName&gt;B&lt;/firstName&gt;&lt;middleNames&gt;H&lt;/middleNames&gt;&lt;/author&gt;&lt;author&gt;&lt;lastName&gt;Lawton&lt;/lastName&gt;&lt;firstName&gt;J&lt;/firstName&gt;&lt;middleNames&gt;H&lt;/middleNames&gt;&lt;/author&gt;&lt;/authors&gt;&lt;/publication&gt;&lt;/publications&gt;&lt;cites&gt;&lt;/cites&gt;&lt;/citation&gt;</w:instrText>
      </w:r>
      <w:r w:rsidR="008F54C9">
        <w:rPr>
          <w:rFonts w:ascii="Times New Roman" w:hAnsi="Times New Roman"/>
        </w:rPr>
        <w:fldChar w:fldCharType="separate"/>
      </w:r>
      <w:r w:rsidR="00AF2A57">
        <w:rPr>
          <w:rFonts w:ascii="Times New Roman" w:hAnsi="Times New Roman"/>
          <w:lang w:val="en-US" w:eastAsia="de-DE"/>
        </w:rPr>
        <w:t>[58]</w:t>
      </w:r>
      <w:r w:rsidR="008F54C9">
        <w:rPr>
          <w:rFonts w:ascii="Times New Roman" w:hAnsi="Times New Roman"/>
        </w:rPr>
        <w:fldChar w:fldCharType="end"/>
      </w:r>
      <w:r w:rsidR="004E662C" w:rsidRPr="0084135A">
        <w:rPr>
          <w:rFonts w:ascii="Times New Roman" w:hAnsi="Times New Roman"/>
        </w:rPr>
        <w:t>. Notonectids did not reproduce during the experiment, and we replaced dead notonectids during the experiment with similar-sized individuals from the same source population.</w:t>
      </w:r>
    </w:p>
    <w:p w14:paraId="6A9D436F" w14:textId="235BF9C6" w:rsidR="00A81576" w:rsidRPr="00A81576" w:rsidRDefault="00A81576" w:rsidP="00A81576">
      <w:pPr>
        <w:tabs>
          <w:tab w:val="left" w:pos="720"/>
        </w:tabs>
        <w:spacing w:after="0" w:line="480" w:lineRule="auto"/>
        <w:rPr>
          <w:rFonts w:ascii="Times New Roman" w:hAnsi="Times New Roman"/>
        </w:rPr>
      </w:pPr>
      <w:r>
        <w:rPr>
          <w:rFonts w:ascii="Times New Roman" w:hAnsi="Times New Roman"/>
          <w:b/>
        </w:rPr>
        <w:tab/>
      </w:r>
      <w:r w:rsidR="004E662C" w:rsidRPr="0084135A">
        <w:rPr>
          <w:rFonts w:ascii="Times New Roman" w:hAnsi="Times New Roman"/>
        </w:rPr>
        <w:t>We added 160-µg NaNO</w:t>
      </w:r>
      <w:r w:rsidR="004E662C" w:rsidRPr="0084135A">
        <w:rPr>
          <w:rFonts w:ascii="Times New Roman" w:hAnsi="Times New Roman"/>
          <w:vertAlign w:val="subscript"/>
        </w:rPr>
        <w:t>3</w:t>
      </w:r>
      <w:r w:rsidR="004E662C" w:rsidRPr="0084135A">
        <w:rPr>
          <w:rFonts w:ascii="Times New Roman" w:hAnsi="Times New Roman"/>
        </w:rPr>
        <w:t xml:space="preserve"> L</w:t>
      </w:r>
      <w:r w:rsidR="004E662C" w:rsidRPr="0084135A">
        <w:rPr>
          <w:rFonts w:ascii="Times New Roman" w:hAnsi="Times New Roman"/>
          <w:vertAlign w:val="superscript"/>
        </w:rPr>
        <w:t>-1</w:t>
      </w:r>
      <w:r w:rsidR="004E662C" w:rsidRPr="0084135A">
        <w:rPr>
          <w:rFonts w:ascii="Times New Roman" w:hAnsi="Times New Roman"/>
        </w:rPr>
        <w:t xml:space="preserve"> and 10-µg KH</w:t>
      </w:r>
      <w:r w:rsidR="004E662C" w:rsidRPr="0084135A">
        <w:rPr>
          <w:rFonts w:ascii="Times New Roman" w:hAnsi="Times New Roman"/>
          <w:vertAlign w:val="subscript"/>
        </w:rPr>
        <w:t>2</w:t>
      </w:r>
      <w:r w:rsidR="004E662C" w:rsidRPr="0084135A">
        <w:rPr>
          <w:rFonts w:ascii="Times New Roman" w:hAnsi="Times New Roman"/>
        </w:rPr>
        <w:t>PO</w:t>
      </w:r>
      <w:r w:rsidR="004E662C" w:rsidRPr="0084135A">
        <w:rPr>
          <w:rFonts w:ascii="Times New Roman" w:hAnsi="Times New Roman"/>
          <w:vertAlign w:val="subscript"/>
        </w:rPr>
        <w:t>4</w:t>
      </w:r>
      <w:r w:rsidR="004E662C" w:rsidRPr="0084135A">
        <w:rPr>
          <w:rFonts w:ascii="Times New Roman" w:hAnsi="Times New Roman"/>
        </w:rPr>
        <w:t xml:space="preserve"> L</w:t>
      </w:r>
      <w:r w:rsidR="004E662C" w:rsidRPr="0084135A">
        <w:rPr>
          <w:rFonts w:ascii="Times New Roman" w:hAnsi="Times New Roman"/>
          <w:vertAlign w:val="superscript"/>
        </w:rPr>
        <w:t>-1</w:t>
      </w:r>
      <w:r w:rsidR="004E662C" w:rsidRPr="0084135A">
        <w:rPr>
          <w:rFonts w:ascii="Times New Roman" w:hAnsi="Times New Roman"/>
        </w:rPr>
        <w:t xml:space="preserve"> to each tank (16:1 N:P) on </w:t>
      </w:r>
      <w:r w:rsidR="0086610A" w:rsidRPr="0084135A">
        <w:rPr>
          <w:rFonts w:ascii="Times New Roman" w:hAnsi="Times New Roman"/>
        </w:rPr>
        <w:t>July 3</w:t>
      </w:r>
      <w:r w:rsidR="0086610A" w:rsidRPr="0084135A">
        <w:rPr>
          <w:rFonts w:ascii="Times New Roman" w:hAnsi="Times New Roman"/>
          <w:vertAlign w:val="superscript"/>
        </w:rPr>
        <w:t>rd</w:t>
      </w:r>
      <w:r w:rsidR="0086610A" w:rsidRPr="0084135A">
        <w:rPr>
          <w:rFonts w:ascii="Times New Roman" w:hAnsi="Times New Roman"/>
        </w:rPr>
        <w:t>, 2012</w:t>
      </w:r>
      <w:r w:rsidR="00655EC1">
        <w:rPr>
          <w:rFonts w:ascii="Times New Roman" w:hAnsi="Times New Roman"/>
        </w:rPr>
        <w:t xml:space="preserve">. These quantities of nutrients represent typical </w:t>
      </w:r>
      <w:r w:rsidR="00E547CD">
        <w:rPr>
          <w:rFonts w:ascii="Times New Roman" w:hAnsi="Times New Roman"/>
        </w:rPr>
        <w:t>deposition inputs to similar</w:t>
      </w:r>
      <w:r w:rsidR="00655EC1">
        <w:rPr>
          <w:rFonts w:ascii="Times New Roman" w:hAnsi="Times New Roman"/>
        </w:rPr>
        <w:t xml:space="preserve"> lakes </w:t>
      </w:r>
      <w:r w:rsidR="008F54C9">
        <w:rPr>
          <w:rFonts w:ascii="Times New Roman" w:hAnsi="Times New Roman"/>
        </w:rPr>
        <w:fldChar w:fldCharType="begin"/>
      </w:r>
      <w:r w:rsidR="00FC27DB">
        <w:rPr>
          <w:rFonts w:ascii="Times New Roman" w:hAnsi="Times New Roman"/>
        </w:rPr>
        <w:instrText xml:space="preserve"> ADDIN PAPERS2_CITATIONS &lt;citation&gt;&lt;priority&gt;0&lt;/priority&gt;&lt;uuid&gt;D6EA88B6-7865-4A3F-9F26-27E35F40D755&lt;/uuid&gt;&lt;publications&gt;&lt;publication&gt;&lt;subtype&gt;400&lt;/subtype&gt;&lt;title&gt;Nonpoint pollution of surface waters with phosphorus and nitrogen&lt;/title&gt;&lt;url&gt;https://www.readcube.com/articles/10.1890/1051-0761(1998)008%5B0559:NPOSWW%5D2.0.CO;2?no_additional_access=1&amp;amp;tracking_referrer=esajournals.onlinelibrary.wiley.com&amp;amp;purchase_referrer=www.google.ch&amp;amp;publisher=wiley&amp;amp;access_api=1&amp;amp;parent_url=https:%2F%2Fesajournals.onlinelibrary.wiley.com%2Fdoi%2Fepdf%2F10.1890%2F1051-0761%25281998%2529008%255B0559%253ANPOSWW%255D2.0.CO%253B2&amp;amp;preview=1&amp;amp;ssl=1&lt;/url&gt;&lt;volume&gt;8&lt;/volume&gt;&lt;publication_date&gt;99199810201200000000222000&lt;/publication_date&gt;&lt;uuid&gt;99603A4C-F471-469E-8B4E-442D9A472135&lt;/uuid&gt;&lt;type&gt;400&lt;/type&gt;&lt;number&gt;3&lt;/number&gt;&lt;startpage&gt;559&lt;/startpage&gt;&lt;endpage&gt;568&lt;/endpage&gt;&lt;bundle&gt;&lt;publication&gt;&lt;title&gt;Ecological Applications&lt;/title&gt;&lt;uuid&gt;C9ED6C41-7B16-4B4A-B8A4-A168F01A551D&lt;/uuid&gt;&lt;subtype&gt;-100&lt;/subtype&gt;&lt;type&gt;-100&lt;/type&gt;&lt;/publication&gt;&lt;/bundle&gt;&lt;authors&gt;&lt;author&gt;&lt;lastName&gt;Carpenter&lt;/lastName&gt;&lt;firstName&gt;S&lt;/firstName&gt;&lt;middleNames&gt;R&lt;/middleNames&gt;&lt;/author&gt;&lt;author&gt;&lt;lastName&gt;Caraco&lt;/lastName&gt;&lt;firstName&gt;N&lt;/firstName&gt;&lt;middleNames&gt;F&lt;/middleNames&gt;&lt;/author&gt;&lt;author&gt;&lt;lastName&gt;Correll&lt;/lastName&gt;&lt;firstName&gt;D&lt;/firstName&gt;&lt;middleNames&gt;L&lt;/middleNames&gt;&lt;/author&gt;&lt;author&gt;&lt;lastName&gt;Howarth&lt;/lastName&gt;&lt;firstName&gt;R&lt;/firstName&gt;&lt;middleNames&gt;W&lt;/middleNames&gt;&lt;/author&gt;&lt;author&gt;&lt;lastName&gt;Sharpley&lt;/lastName&gt;&lt;firstName&gt;A&lt;/firstName&gt;&lt;middleNames&gt;N&lt;/middleNames&gt;&lt;/author&gt;&lt;author&gt;&lt;lastName&gt;Smith&lt;/lastName&gt;&lt;firstName&gt;V&lt;/firstName&gt;&lt;middleNames&gt;H&lt;/middleNames&gt;&lt;/author&gt;&lt;/authors&gt;&lt;/publication&gt;&lt;/publications&gt;&lt;cites&gt;&lt;/cites&gt;&lt;/citation&gt;</w:instrText>
      </w:r>
      <w:r w:rsidR="008F54C9">
        <w:rPr>
          <w:rFonts w:ascii="Times New Roman" w:hAnsi="Times New Roman"/>
        </w:rPr>
        <w:fldChar w:fldCharType="separate"/>
      </w:r>
      <w:r w:rsidR="00AF2A57">
        <w:rPr>
          <w:rFonts w:ascii="Times New Roman" w:hAnsi="Times New Roman"/>
          <w:lang w:val="en-US" w:eastAsia="de-DE"/>
        </w:rPr>
        <w:t>[59]</w:t>
      </w:r>
      <w:r w:rsidR="008F54C9">
        <w:rPr>
          <w:rFonts w:ascii="Times New Roman" w:hAnsi="Times New Roman"/>
        </w:rPr>
        <w:fldChar w:fldCharType="end"/>
      </w:r>
      <w:r w:rsidR="004E662C" w:rsidRPr="0084135A">
        <w:rPr>
          <w:rFonts w:ascii="Times New Roman" w:hAnsi="Times New Roman"/>
        </w:rPr>
        <w:t xml:space="preserve">. Water was heated with submersible aquarium heaters (50, 100, 150, 200, 250, 300, 350, 400, 450 Watt) to increase temperature above ambient daily temperature. </w:t>
      </w:r>
      <w:r w:rsidR="004E662C" w:rsidRPr="00F04025">
        <w:rPr>
          <w:rFonts w:ascii="Times New Roman" w:hAnsi="Times New Roman"/>
          <w:lang w:val="en-US"/>
        </w:rPr>
        <w:t>Temperature</w:t>
      </w:r>
      <w:r w:rsidR="00655EC1">
        <w:rPr>
          <w:rFonts w:ascii="Times New Roman" w:hAnsi="Times New Roman"/>
          <w:lang w:val="en-US"/>
        </w:rPr>
        <w:t xml:space="preserve">s were recorded hourly using </w:t>
      </w:r>
      <w:proofErr w:type="spellStart"/>
      <w:r w:rsidR="00655EC1">
        <w:rPr>
          <w:rFonts w:ascii="Times New Roman" w:hAnsi="Times New Roman"/>
          <w:lang w:val="en-US"/>
        </w:rPr>
        <w:t>Thermochron</w:t>
      </w:r>
      <w:proofErr w:type="spellEnd"/>
      <w:r w:rsidR="00655EC1">
        <w:rPr>
          <w:rFonts w:ascii="Times New Roman" w:hAnsi="Times New Roman"/>
          <w:lang w:val="en-US"/>
        </w:rPr>
        <w:t xml:space="preserve"> </w:t>
      </w:r>
      <w:proofErr w:type="spellStart"/>
      <w:r w:rsidR="00655EC1">
        <w:rPr>
          <w:rFonts w:ascii="Times New Roman" w:hAnsi="Times New Roman"/>
          <w:lang w:val="en-US"/>
        </w:rPr>
        <w:t>iButton</w:t>
      </w:r>
      <w:proofErr w:type="spellEnd"/>
      <w:r w:rsidR="00655EC1">
        <w:rPr>
          <w:rFonts w:ascii="Times New Roman" w:hAnsi="Times New Roman"/>
          <w:lang w:val="en-US"/>
        </w:rPr>
        <w:t xml:space="preserve"> dataloggers</w:t>
      </w:r>
      <w:r w:rsidR="00444603">
        <w:rPr>
          <w:rFonts w:ascii="Times New Roman" w:hAnsi="Times New Roman"/>
          <w:lang w:val="en-US"/>
        </w:rPr>
        <w:t xml:space="preserve">. </w:t>
      </w:r>
      <w:r>
        <w:rPr>
          <w:rFonts w:ascii="Times New Roman" w:hAnsi="Times New Roman"/>
          <w:lang w:val="en-US"/>
        </w:rPr>
        <w:t>D</w:t>
      </w:r>
      <w:r w:rsidR="00655EC1">
        <w:rPr>
          <w:rFonts w:ascii="Times New Roman" w:hAnsi="Times New Roman"/>
          <w:lang w:val="en-US"/>
        </w:rPr>
        <w:t>ata loggers were suspended in the middle of the tanks, approximately halfway between the surface and the bottom. Temperature d</w:t>
      </w:r>
      <w:r w:rsidR="004E662C" w:rsidRPr="00F04025">
        <w:rPr>
          <w:rFonts w:ascii="Times New Roman" w:hAnsi="Times New Roman"/>
          <w:lang w:val="en-US"/>
        </w:rPr>
        <w:t xml:space="preserve">ifferences among tanks were consistent throughout the course of the experiment </w:t>
      </w:r>
      <w:r w:rsidR="004E662C" w:rsidRPr="00F04025">
        <w:rPr>
          <w:rFonts w:ascii="Times New Roman" w:hAnsi="Times New Roman"/>
        </w:rPr>
        <w:t>(</w:t>
      </w:r>
      <w:r w:rsidR="0099418D">
        <w:rPr>
          <w:rFonts w:ascii="Times New Roman" w:hAnsi="Times New Roman"/>
        </w:rPr>
        <w:t>Fig</w:t>
      </w:r>
      <w:r w:rsidR="004E662C">
        <w:rPr>
          <w:rFonts w:ascii="Times New Roman" w:hAnsi="Times New Roman"/>
        </w:rPr>
        <w:t xml:space="preserve"> </w:t>
      </w:r>
      <w:r w:rsidR="0099418D">
        <w:rPr>
          <w:rFonts w:ascii="Times New Roman" w:hAnsi="Times New Roman"/>
        </w:rPr>
        <w:t>S</w:t>
      </w:r>
      <w:r w:rsidR="004E662C">
        <w:rPr>
          <w:rFonts w:ascii="Times New Roman" w:hAnsi="Times New Roman"/>
        </w:rPr>
        <w:t>1</w:t>
      </w:r>
      <w:r w:rsidR="004E662C" w:rsidRPr="0084135A">
        <w:rPr>
          <w:rFonts w:ascii="Times New Roman" w:hAnsi="Times New Roman"/>
        </w:rPr>
        <w:t xml:space="preserve">). </w:t>
      </w:r>
      <w:r w:rsidR="00655EC1">
        <w:rPr>
          <w:rFonts w:ascii="Times New Roman" w:hAnsi="Times New Roman"/>
        </w:rPr>
        <w:t xml:space="preserve">Heaters were placed at the bottom of the mesocosms. </w:t>
      </w:r>
      <w:r w:rsidR="004E662C" w:rsidRPr="0084135A">
        <w:rPr>
          <w:rFonts w:ascii="Times New Roman" w:hAnsi="Times New Roman"/>
        </w:rPr>
        <w:t xml:space="preserve">Mesocosms were covered with two layers of window screen to minimize colonization by other invertebrates. Water levels were maintained by natural precipitation and weekly additions to maintain volume. </w:t>
      </w:r>
    </w:p>
    <w:p w14:paraId="10D8F125" w14:textId="77777777" w:rsidR="00A81576" w:rsidRPr="0084135A" w:rsidRDefault="00A81576" w:rsidP="004E662C">
      <w:pPr>
        <w:tabs>
          <w:tab w:val="left" w:pos="6237"/>
        </w:tabs>
        <w:spacing w:after="0" w:line="480" w:lineRule="auto"/>
        <w:rPr>
          <w:rFonts w:ascii="Times New Roman" w:hAnsi="Times New Roman"/>
          <w:b/>
        </w:rPr>
      </w:pPr>
    </w:p>
    <w:p w14:paraId="625DA9FB" w14:textId="77777777" w:rsidR="004E662C" w:rsidRPr="0084135A" w:rsidRDefault="004E662C" w:rsidP="004E662C">
      <w:pPr>
        <w:tabs>
          <w:tab w:val="left" w:pos="6237"/>
        </w:tabs>
        <w:spacing w:after="0" w:line="480" w:lineRule="auto"/>
        <w:outlineLvl w:val="0"/>
        <w:rPr>
          <w:rFonts w:ascii="Times New Roman" w:hAnsi="Times New Roman"/>
          <w:b/>
        </w:rPr>
      </w:pPr>
      <w:r w:rsidRPr="0084135A">
        <w:rPr>
          <w:rFonts w:ascii="Times New Roman" w:hAnsi="Times New Roman"/>
          <w:b/>
        </w:rPr>
        <w:lastRenderedPageBreak/>
        <w:t>Plankton Sampling and Analysis</w:t>
      </w:r>
    </w:p>
    <w:p w14:paraId="50CE554F" w14:textId="4FBC5CDB" w:rsidR="00FB67C9" w:rsidRDefault="00655EC1" w:rsidP="00FB67C9">
      <w:pPr>
        <w:widowControl w:val="0"/>
        <w:autoSpaceDE w:val="0"/>
        <w:autoSpaceDN w:val="0"/>
        <w:adjustRightInd w:val="0"/>
        <w:spacing w:after="0" w:line="480" w:lineRule="auto"/>
        <w:ind w:firstLine="708"/>
        <w:rPr>
          <w:rFonts w:ascii="Times New Roman" w:hAnsi="Times New Roman"/>
        </w:rPr>
      </w:pPr>
      <w:r>
        <w:rPr>
          <w:rFonts w:ascii="Times New Roman" w:hAnsi="Times New Roman"/>
        </w:rPr>
        <w:t>W</w:t>
      </w:r>
      <w:r w:rsidR="004E662C" w:rsidRPr="0084135A">
        <w:rPr>
          <w:rFonts w:ascii="Times New Roman" w:hAnsi="Times New Roman"/>
        </w:rPr>
        <w:t xml:space="preserve">e sampled phytoplankton, chlorophyll </w:t>
      </w:r>
      <w:r w:rsidR="00444603" w:rsidRPr="00556E26">
        <w:rPr>
          <w:rFonts w:ascii="Times New Roman" w:hAnsi="Times New Roman"/>
          <w:i/>
        </w:rPr>
        <w:t>a</w:t>
      </w:r>
      <w:r w:rsidR="004E662C" w:rsidRPr="0084135A">
        <w:rPr>
          <w:rFonts w:ascii="Times New Roman" w:hAnsi="Times New Roman"/>
        </w:rPr>
        <w:t>, zooplankton, and oxygen concentrations</w:t>
      </w:r>
      <w:r w:rsidRPr="00655EC1">
        <w:rPr>
          <w:rFonts w:ascii="Times New Roman" w:hAnsi="Times New Roman"/>
        </w:rPr>
        <w:t xml:space="preserve"> </w:t>
      </w:r>
      <w:r>
        <w:rPr>
          <w:rFonts w:ascii="Times New Roman" w:hAnsi="Times New Roman"/>
        </w:rPr>
        <w:t>w</w:t>
      </w:r>
      <w:r w:rsidRPr="0084135A">
        <w:rPr>
          <w:rFonts w:ascii="Times New Roman" w:hAnsi="Times New Roman"/>
        </w:rPr>
        <w:t>eekly</w:t>
      </w:r>
      <w:r>
        <w:rPr>
          <w:rFonts w:ascii="Times New Roman" w:hAnsi="Times New Roman"/>
        </w:rPr>
        <w:t xml:space="preserve"> until August 28</w:t>
      </w:r>
      <w:r w:rsidRPr="00655EC1">
        <w:rPr>
          <w:rFonts w:ascii="Times New Roman" w:hAnsi="Times New Roman"/>
          <w:vertAlign w:val="superscript"/>
        </w:rPr>
        <w:t>th</w:t>
      </w:r>
      <w:r>
        <w:rPr>
          <w:rFonts w:ascii="Times New Roman" w:hAnsi="Times New Roman"/>
        </w:rPr>
        <w:t>, 2012</w:t>
      </w:r>
      <w:r w:rsidR="004E662C" w:rsidRPr="0084135A">
        <w:rPr>
          <w:rFonts w:ascii="Times New Roman" w:hAnsi="Times New Roman"/>
        </w:rPr>
        <w:t xml:space="preserve">. </w:t>
      </w:r>
      <w:r w:rsidR="004E662C" w:rsidRPr="0084135A">
        <w:rPr>
          <w:rFonts w:ascii="Times New Roman" w:hAnsi="Times New Roman"/>
          <w:lang w:val="en-US"/>
        </w:rPr>
        <w:t xml:space="preserve">We sampled algal assemblages in 100-mL water samples collected from ~40-cm below the surface. We counted and identified cells using the </w:t>
      </w:r>
      <w:proofErr w:type="spellStart"/>
      <w:r w:rsidR="004E662C" w:rsidRPr="0084135A">
        <w:rPr>
          <w:rFonts w:ascii="Times New Roman" w:hAnsi="Times New Roman"/>
          <w:lang w:val="en-US"/>
        </w:rPr>
        <w:t>Utermöhl</w:t>
      </w:r>
      <w:proofErr w:type="spellEnd"/>
      <w:r w:rsidR="004E662C" w:rsidRPr="0084135A">
        <w:rPr>
          <w:rFonts w:ascii="Times New Roman" w:hAnsi="Times New Roman"/>
          <w:lang w:val="en-US"/>
        </w:rPr>
        <w:t xml:space="preserve"> </w:t>
      </w:r>
      <w:r w:rsidR="004E662C">
        <w:rPr>
          <w:rFonts w:ascii="Times New Roman" w:hAnsi="Times New Roman"/>
          <w:lang w:val="en-US"/>
        </w:rPr>
        <w:t xml:space="preserve">sedimentation </w:t>
      </w:r>
      <w:r w:rsidR="004E662C" w:rsidRPr="0084135A">
        <w:rPr>
          <w:rFonts w:ascii="Times New Roman" w:hAnsi="Times New Roman"/>
          <w:lang w:val="en-US"/>
        </w:rPr>
        <w:t xml:space="preserve">method </w:t>
      </w:r>
      <w:r w:rsidR="00EC7CF7">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&lt;citation&gt;&lt;priority&gt;0&lt;/priority&gt;&lt;uuid&gt;4D79BD28-5190-474D-B8E7-BC757F6FE074&lt;/uuid&gt;&lt;publications&gt;&lt;publication&gt;&lt;subtype&gt;400&lt;/subtype&gt;&lt;title&gt;Zur Vervollkommnung der quantitativen Phytoplankton-Methodik&lt;/title&gt;&lt;volume&gt;9&lt;/volume&gt;&lt;publication_date&gt;99195800001200000000200000&lt;/publication_date&gt;&lt;uuid&gt;3F29E539-A539-4A85-AAE6-C51AA819537E&lt;/uuid&gt;&lt;type&gt;400&lt;/type&gt;&lt;citekey&gt;Utermohl:1958uj&lt;/citekey&gt;&lt;subtitle&gt;Mitteilungen Internationale Vereiningung fuer Theoretische und Angewandte Limnologie&lt;/subtitle&gt;&lt;startpage&gt;1&lt;/startpage&gt;&lt;endpage&gt;38&lt;/endpage&gt;&lt;bundle&gt;&lt;publication&gt;&lt;title&gt;Mitteilungen Internationale Vereiningung fuer Theoretische und Angewandte Limnologie&lt;/title&gt;&lt;uuid&gt;8395F21F-9075-4B89-A77D-A640DA7A0B6B&lt;/uuid&gt;&lt;subtype&gt;-100&lt;/subtype&gt;&lt;type&gt;-100&lt;/type&gt;&lt;/publication&gt;&lt;/bundle&gt;&lt;authors&gt;&lt;author&gt;&lt;lastName&gt;Utermöhl&lt;/lastName&gt;&lt;firstName&gt;H&lt;/firstName&gt;&lt;/author&gt;&lt;/authors&gt;&lt;/publication&gt;&lt;/publications&gt;&lt;cites&gt;&lt;/cites&gt;&lt;/citation&gt;</w:instrText>
      </w:r>
      <w:r w:rsidR="00EC7CF7">
        <w:rPr>
          <w:rFonts w:ascii="Times New Roman" w:hAnsi="Times New Roman"/>
          <w:lang w:val="en-US"/>
        </w:rPr>
        <w:fldChar w:fldCharType="separate"/>
      </w:r>
      <w:r w:rsidR="00AF2A57">
        <w:rPr>
          <w:rFonts w:ascii="Times New Roman" w:hAnsi="Times New Roman"/>
          <w:lang w:val="en-US" w:eastAsia="de-DE"/>
        </w:rPr>
        <w:t>[60]</w:t>
      </w:r>
      <w:r w:rsidR="00EC7CF7">
        <w:rPr>
          <w:rFonts w:ascii="Times New Roman" w:hAnsi="Times New Roman"/>
          <w:lang w:val="en-US"/>
        </w:rPr>
        <w:fldChar w:fldCharType="end"/>
      </w:r>
      <w:r w:rsidR="00FB67C9">
        <w:rPr>
          <w:rFonts w:ascii="Times New Roman" w:hAnsi="Times New Roman"/>
          <w:lang w:val="en-US"/>
        </w:rPr>
        <w:t xml:space="preserve"> and</w:t>
      </w:r>
      <w:r w:rsidR="00FB67C9" w:rsidRPr="00163CD9">
        <w:rPr>
          <w:rFonts w:ascii="Times New Roman" w:hAnsi="Times New Roman"/>
          <w:lang w:val="en-US"/>
        </w:rPr>
        <w:t xml:space="preserve"> identified </w:t>
      </w:r>
      <w:r w:rsidR="00FB67C9">
        <w:rPr>
          <w:rFonts w:ascii="Times New Roman" w:hAnsi="Times New Roman"/>
          <w:lang w:val="en-US"/>
        </w:rPr>
        <w:t>algae</w:t>
      </w:r>
      <w:r w:rsidR="00FB67C9" w:rsidRPr="00163CD9">
        <w:rPr>
          <w:rFonts w:ascii="Times New Roman" w:hAnsi="Times New Roman"/>
          <w:lang w:val="en-US"/>
        </w:rPr>
        <w:t xml:space="preserve"> species or taxon level by inverted microscopy. </w:t>
      </w:r>
      <w:r w:rsidR="00FB67C9">
        <w:rPr>
          <w:rFonts w:ascii="Times New Roman" w:hAnsi="Times New Roman"/>
          <w:lang w:val="en-US"/>
        </w:rPr>
        <w:t>We</w:t>
      </w:r>
      <w:r w:rsidR="004E662C" w:rsidRPr="0084135A">
        <w:rPr>
          <w:rFonts w:ascii="Times New Roman" w:hAnsi="Times New Roman"/>
          <w:lang w:val="en-US"/>
        </w:rPr>
        <w:t xml:space="preserve"> estimated chlorophyll </w:t>
      </w:r>
      <w:r w:rsidR="004E662C" w:rsidRPr="00556E26">
        <w:rPr>
          <w:rFonts w:ascii="Times New Roman" w:hAnsi="Times New Roman"/>
          <w:i/>
          <w:lang w:val="en-US"/>
        </w:rPr>
        <w:t>a</w:t>
      </w:r>
      <w:r w:rsidR="004E662C" w:rsidRPr="0084135A">
        <w:rPr>
          <w:rFonts w:ascii="Times New Roman" w:hAnsi="Times New Roman"/>
          <w:lang w:val="en-US"/>
        </w:rPr>
        <w:t xml:space="preserve"> concentration using a Trilogy fluorometer (Turner Designs</w:t>
      </w:r>
      <w:r w:rsidR="004E662C" w:rsidRPr="00163CD9">
        <w:rPr>
          <w:rFonts w:ascii="Times New Roman" w:hAnsi="Times New Roman"/>
          <w:lang w:val="en-US"/>
        </w:rPr>
        <w:t xml:space="preserve">). </w:t>
      </w:r>
      <w:r w:rsidR="0005406A">
        <w:rPr>
          <w:rFonts w:ascii="Times New Roman" w:hAnsi="Times New Roman"/>
          <w:lang w:val="en-US"/>
        </w:rPr>
        <w:t xml:space="preserve">Chlorophyll </w:t>
      </w:r>
      <w:r w:rsidR="0005406A" w:rsidRPr="00556E26">
        <w:rPr>
          <w:rFonts w:ascii="Times New Roman" w:hAnsi="Times New Roman"/>
          <w:i/>
          <w:lang w:val="en-US"/>
        </w:rPr>
        <w:t>a</w:t>
      </w:r>
      <w:r w:rsidR="0005406A">
        <w:rPr>
          <w:rFonts w:ascii="Times New Roman" w:hAnsi="Times New Roman"/>
          <w:lang w:val="en-US"/>
        </w:rPr>
        <w:t xml:space="preserve"> concentration can be used as a proxy for biomass, and though the ratio between chlorophyll </w:t>
      </w:r>
      <w:r w:rsidR="0005406A" w:rsidRPr="00497087">
        <w:rPr>
          <w:rFonts w:ascii="Times New Roman" w:hAnsi="Times New Roman"/>
          <w:i/>
          <w:lang w:val="en-US"/>
        </w:rPr>
        <w:t>a</w:t>
      </w:r>
      <w:r w:rsidR="0005406A">
        <w:rPr>
          <w:rFonts w:ascii="Times New Roman" w:hAnsi="Times New Roman"/>
          <w:lang w:val="en-US"/>
        </w:rPr>
        <w:t xml:space="preserve"> and total biomass can itself vary with temperature, size and species composition </w:t>
      </w:r>
      <w:r w:rsidR="00836832">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&lt;citation&gt;&lt;priority&gt;0&lt;/priority&gt;&lt;uuid&gt;5A958083-99C3-4746-BFB8-3BB42D0E2A63&lt;/uuid&gt;&lt;publications&gt;&lt;publication&gt;&lt;subtype&gt;400&lt;/subtype&gt;&lt;title&gt;Temperature and algal growth&lt;/title&gt;&lt;volume&gt;110&lt;/volume&gt;&lt;publication_date&gt;99198803121200000000222000&lt;/publication_date&gt;&lt;uuid&gt;B6D9E542-387C-4DA8-B8DD-DB6E846E60D7&lt;/uuid&gt;&lt;type&gt;400&lt;/type&gt;&lt;number&gt;4&lt;/number&gt;&lt;startpage&gt;441&lt;/startpage&gt;&lt;endpage&gt;461&lt;/endpage&gt;&lt;bundle&gt;&lt;publication&gt;&lt;title&gt;New Phytologist&lt;/title&gt;&lt;uuid&gt;01D4C6ED-837D-463C-8B32-19FA59F74C7C&lt;/uuid&gt;&lt;subtype&gt;-100&lt;/subtype&gt;&lt;type&gt;-100&lt;/type&gt;&lt;/publication&gt;&lt;/bundle&gt;&lt;authors&gt;&lt;author&gt;&lt;lastName&gt;Raven&lt;/lastName&gt;&lt;firstName&gt;J&lt;/firstName&gt;&lt;middleNames&gt;A&lt;/middleNames&gt;&lt;/author&gt;&lt;author&gt;&lt;lastName&gt;Geider&lt;/lastName&gt;&lt;firstName&gt;R&lt;/firstName&gt;&lt;middleNames&gt;J&lt;/middleNames&gt;&lt;/author&gt;&lt;/authors&gt;&lt;/publication&gt;&lt;publication&gt;&lt;subtype&gt;400&lt;/subtype&gt;&lt;title&gt;Dynamic model of phytoplankton growth and acclimation: responses&lt;/title&gt;&lt;url&gt;http://www.int-res.com/articles/meps/148/m148p187.pdf&lt;/url&gt;&lt;volume&gt;148&lt;/volume&gt;&lt;publication_date&gt;99199710301200000000222000&lt;/publication_date&gt;&lt;uuid&gt;21BF2710-52A0-4904-8642-4533351B50CA&lt;/uuid&gt;&lt;type&gt;400&lt;/type&gt;&lt;startpage&gt;287&lt;/startpage&gt;&lt;endpage&gt;200&lt;/endpage&gt;&lt;bundle&gt;&lt;publication&gt;&lt;title&gt;Marine Ecology Progress Series&lt;/title&gt;&lt;uuid&gt;F6B66966-FF70-4294-BF16-6F68E4993A5F&lt;/uuid&gt;&lt;subtype&gt;-100&lt;/subtype&gt;&lt;type&gt;-100&lt;/type&gt;&lt;/publication&gt;&lt;/bundle&gt;&lt;authors&gt;&lt;author&gt;&lt;lastName&gt;Geider&lt;/lastName&gt;&lt;firstName&gt;R&lt;/firstName&gt;&lt;middleNames&gt;J&lt;/middleNames&gt;&lt;/author&gt;&lt;author&gt;&lt;lastName&gt;MacIntyre&lt;/lastName&gt;&lt;firstName&gt;H&lt;/firstName&gt;&lt;middleNames&gt;L&lt;/middleNames&gt;&lt;/author&gt;&lt;author&gt;&lt;lastName&gt;Kana&lt;/lastName&gt;&lt;firstName&gt;T&lt;/firstName&gt;&lt;middleNames&gt;M&lt;/middleNames&gt;&lt;/author&gt;&lt;/authors&gt;&lt;/publication&gt;&lt;/publications&gt;&lt;cites&gt;&lt;/cites&gt;&lt;/citation&gt;</w:instrText>
      </w:r>
      <w:r w:rsidR="00836832">
        <w:rPr>
          <w:rFonts w:ascii="Times New Roman" w:hAnsi="Times New Roman"/>
          <w:lang w:val="en-US"/>
        </w:rPr>
        <w:fldChar w:fldCharType="separate"/>
      </w:r>
      <w:r w:rsidR="00AF2A57">
        <w:rPr>
          <w:rFonts w:ascii="Times New Roman" w:hAnsi="Times New Roman"/>
          <w:lang w:val="en-US" w:eastAsia="de-DE"/>
        </w:rPr>
        <w:t>[61,62]</w:t>
      </w:r>
      <w:r w:rsidR="00836832">
        <w:rPr>
          <w:rFonts w:ascii="Times New Roman" w:hAnsi="Times New Roman"/>
          <w:lang w:val="en-US"/>
        </w:rPr>
        <w:fldChar w:fldCharType="end"/>
      </w:r>
      <w:r w:rsidR="0005406A">
        <w:rPr>
          <w:rFonts w:ascii="Times New Roman" w:hAnsi="Times New Roman"/>
          <w:lang w:val="en-US"/>
        </w:rPr>
        <w:t>, the chlorophyll</w:t>
      </w:r>
      <w:r w:rsidR="00444603">
        <w:rPr>
          <w:rFonts w:ascii="Times New Roman" w:hAnsi="Times New Roman"/>
          <w:lang w:val="en-US"/>
        </w:rPr>
        <w:t xml:space="preserve"> </w:t>
      </w:r>
      <w:r w:rsidR="00444603" w:rsidRPr="00556E26">
        <w:rPr>
          <w:rFonts w:ascii="Times New Roman" w:hAnsi="Times New Roman"/>
          <w:i/>
          <w:lang w:val="en-US"/>
        </w:rPr>
        <w:t>a</w:t>
      </w:r>
      <w:r w:rsidR="00444603">
        <w:rPr>
          <w:rFonts w:ascii="Times New Roman" w:hAnsi="Times New Roman"/>
          <w:lang w:val="en-US"/>
        </w:rPr>
        <w:t xml:space="preserve"> concentration</w:t>
      </w:r>
      <w:r w:rsidR="0005406A">
        <w:rPr>
          <w:rFonts w:ascii="Times New Roman" w:hAnsi="Times New Roman"/>
          <w:lang w:val="en-US"/>
        </w:rPr>
        <w:t xml:space="preserve"> represents biomass allocated to photosynthesis and N</w:t>
      </w:r>
      <w:r w:rsidR="00556E26">
        <w:rPr>
          <w:rFonts w:ascii="Times New Roman" w:hAnsi="Times New Roman"/>
          <w:lang w:val="en-US"/>
        </w:rPr>
        <w:t>E</w:t>
      </w:r>
      <w:r w:rsidR="0005406A">
        <w:rPr>
          <w:rFonts w:ascii="Times New Roman" w:hAnsi="Times New Roman"/>
          <w:lang w:val="en-US"/>
        </w:rPr>
        <w:t>P, our measure of ecosystem function.</w:t>
      </w:r>
      <w:r w:rsidR="00FB67C9">
        <w:rPr>
          <w:rFonts w:ascii="Times New Roman" w:hAnsi="Times New Roman"/>
          <w:lang w:val="en-US"/>
        </w:rPr>
        <w:t xml:space="preserve"> </w:t>
      </w:r>
      <w:r w:rsidR="00FB67C9" w:rsidRPr="0084135A">
        <w:rPr>
          <w:rFonts w:ascii="Times New Roman" w:hAnsi="Times New Roman"/>
          <w:lang w:val="en-US"/>
        </w:rPr>
        <w:t xml:space="preserve">We measured oxygen concentrations </w:t>
      </w:r>
      <w:r w:rsidR="00FB67C9" w:rsidRPr="00FB67C9">
        <w:rPr>
          <w:rFonts w:ascii="Times New Roman" w:hAnsi="Times New Roman"/>
          <w:i/>
          <w:lang w:val="en-US"/>
        </w:rPr>
        <w:t>in situ</w:t>
      </w:r>
      <w:r w:rsidR="00FB67C9">
        <w:rPr>
          <w:rFonts w:ascii="Times New Roman" w:hAnsi="Times New Roman"/>
          <w:lang w:val="en-US"/>
        </w:rPr>
        <w:t xml:space="preserve"> </w:t>
      </w:r>
      <w:r w:rsidR="00FB67C9" w:rsidRPr="0084135A">
        <w:rPr>
          <w:rFonts w:ascii="Times New Roman" w:hAnsi="Times New Roman"/>
          <w:lang w:val="en-US"/>
        </w:rPr>
        <w:t xml:space="preserve">using YSI-85 </w:t>
      </w:r>
      <w:r w:rsidR="00FB67C9" w:rsidRPr="0084135A">
        <w:rPr>
          <w:rFonts w:ascii="Times New Roman" w:hAnsi="Times New Roman"/>
        </w:rPr>
        <w:t xml:space="preserve">oxygen sensor (Yellow Springs Instruments, Yellow Springs, Ohio, USA). </w:t>
      </w:r>
    </w:p>
    <w:p w14:paraId="77C245A5" w14:textId="771AB108" w:rsidR="004E662C" w:rsidRPr="00FB67C9" w:rsidRDefault="004E662C" w:rsidP="00FB67C9">
      <w:pPr>
        <w:widowControl w:val="0"/>
        <w:autoSpaceDE w:val="0"/>
        <w:autoSpaceDN w:val="0"/>
        <w:adjustRightInd w:val="0"/>
        <w:spacing w:after="0" w:line="480" w:lineRule="auto"/>
        <w:ind w:firstLine="708"/>
        <w:rPr>
          <w:rFonts w:ascii="Times New Roman" w:hAnsi="Times New Roman"/>
          <w:lang w:val="en-US"/>
        </w:rPr>
      </w:pPr>
      <w:r w:rsidRPr="00163CD9">
        <w:rPr>
          <w:rFonts w:ascii="Times New Roman" w:hAnsi="Times New Roman"/>
          <w:lang w:val="en-US"/>
        </w:rPr>
        <w:t>We collected</w:t>
      </w:r>
      <w:r w:rsidRPr="0084135A">
        <w:rPr>
          <w:rFonts w:ascii="Times New Roman" w:hAnsi="Times New Roman"/>
          <w:lang w:val="en-US"/>
        </w:rPr>
        <w:t xml:space="preserve"> zooplankton samples</w:t>
      </w:r>
      <w:r w:rsidR="00655EC1">
        <w:rPr>
          <w:rFonts w:ascii="Times New Roman" w:hAnsi="Times New Roman"/>
          <w:lang w:val="en-US"/>
        </w:rPr>
        <w:t xml:space="preserve"> using a ‘depth integrated zooplankton sampler’. The device is a cylinder 4 cm in diameter and 60 cm in length with a cap at one end. We mixed mesocosm water gently, then submerged vertically the sampler, sealed it, removed it and dumped water in to a bucket. We repeated until we had removed </w:t>
      </w:r>
      <w:r w:rsidRPr="0084135A">
        <w:rPr>
          <w:rFonts w:ascii="Times New Roman" w:hAnsi="Times New Roman"/>
          <w:lang w:val="en-US"/>
        </w:rPr>
        <w:t xml:space="preserve">10 L </w:t>
      </w:r>
      <w:r w:rsidR="00655EC1">
        <w:rPr>
          <w:rFonts w:ascii="Times New Roman" w:hAnsi="Times New Roman"/>
          <w:lang w:val="en-US"/>
        </w:rPr>
        <w:t xml:space="preserve">of </w:t>
      </w:r>
      <w:r w:rsidRPr="0084135A">
        <w:rPr>
          <w:rFonts w:ascii="Times New Roman" w:hAnsi="Times New Roman"/>
          <w:lang w:val="en-US"/>
        </w:rPr>
        <w:t>water</w:t>
      </w:r>
      <w:r w:rsidR="00655EC1">
        <w:rPr>
          <w:rFonts w:ascii="Times New Roman" w:hAnsi="Times New Roman"/>
          <w:lang w:val="en-US"/>
        </w:rPr>
        <w:t>, which was then filtered through a 64-µm to collect zooplankton, and then</w:t>
      </w:r>
      <w:r w:rsidRPr="0084135A">
        <w:rPr>
          <w:rFonts w:ascii="Times New Roman" w:hAnsi="Times New Roman"/>
          <w:lang w:val="en-US"/>
        </w:rPr>
        <w:t xml:space="preserve"> the filtered water </w:t>
      </w:r>
      <w:r w:rsidR="00655EC1">
        <w:rPr>
          <w:rFonts w:ascii="Times New Roman" w:hAnsi="Times New Roman"/>
          <w:lang w:val="en-US"/>
        </w:rPr>
        <w:t xml:space="preserve">was </w:t>
      </w:r>
      <w:r w:rsidRPr="0084135A">
        <w:rPr>
          <w:rFonts w:ascii="Times New Roman" w:hAnsi="Times New Roman"/>
          <w:lang w:val="en-US"/>
        </w:rPr>
        <w:t xml:space="preserve">returned to mesocosms. Plankton was fixed with </w:t>
      </w:r>
      <w:proofErr w:type="spellStart"/>
      <w:r w:rsidRPr="0084135A">
        <w:rPr>
          <w:rFonts w:ascii="Times New Roman" w:hAnsi="Times New Roman"/>
          <w:lang w:val="en-US"/>
        </w:rPr>
        <w:t>Lugol’s</w:t>
      </w:r>
      <w:proofErr w:type="spellEnd"/>
      <w:r w:rsidRPr="0084135A">
        <w:rPr>
          <w:rFonts w:ascii="Times New Roman" w:hAnsi="Times New Roman"/>
          <w:lang w:val="en-US"/>
        </w:rPr>
        <w:t xml:space="preserve"> iodine solution (5%). Under 10x magnification, we counted and identified zooplankton </w:t>
      </w:r>
      <w:r w:rsidR="00655EC1">
        <w:rPr>
          <w:rFonts w:ascii="Times New Roman" w:hAnsi="Times New Roman"/>
          <w:lang w:val="en-US"/>
        </w:rPr>
        <w:t>to genus and</w:t>
      </w:r>
      <w:r w:rsidRPr="0084135A">
        <w:rPr>
          <w:rFonts w:ascii="Times New Roman" w:hAnsi="Times New Roman"/>
          <w:lang w:val="en-US"/>
        </w:rPr>
        <w:t xml:space="preserve"> measured standard length for all development stages in week</w:t>
      </w:r>
      <w:r w:rsidR="00FB67C9">
        <w:rPr>
          <w:rFonts w:ascii="Times New Roman" w:hAnsi="Times New Roman"/>
          <w:lang w:val="en-US"/>
        </w:rPr>
        <w:t>s 4-</w:t>
      </w:r>
      <w:r w:rsidR="00497087">
        <w:rPr>
          <w:rFonts w:ascii="Times New Roman" w:hAnsi="Times New Roman"/>
          <w:lang w:val="en-US"/>
        </w:rPr>
        <w:t>8</w:t>
      </w:r>
      <w:r w:rsidRPr="0084135A">
        <w:rPr>
          <w:rFonts w:ascii="Times New Roman" w:hAnsi="Times New Roman"/>
          <w:lang w:val="en-US"/>
        </w:rPr>
        <w:t xml:space="preserve">. </w:t>
      </w:r>
    </w:p>
    <w:p w14:paraId="72F6B0FE" w14:textId="77777777" w:rsidR="004E662C" w:rsidRPr="0084135A" w:rsidRDefault="004E662C" w:rsidP="004E662C">
      <w:pPr>
        <w:spacing w:after="0" w:line="480" w:lineRule="auto"/>
        <w:rPr>
          <w:rFonts w:ascii="Times New Roman" w:hAnsi="Times New Roman"/>
          <w:b/>
          <w:i/>
          <w:lang w:val="en-US"/>
        </w:rPr>
      </w:pPr>
    </w:p>
    <w:p w14:paraId="7CF0E965" w14:textId="77777777" w:rsidR="004E662C" w:rsidRPr="0084135A" w:rsidRDefault="004E662C" w:rsidP="004E662C">
      <w:pPr>
        <w:spacing w:after="0" w:line="480" w:lineRule="auto"/>
        <w:outlineLvl w:val="0"/>
        <w:rPr>
          <w:rFonts w:ascii="Times New Roman" w:hAnsi="Times New Roman"/>
          <w:b/>
          <w:lang w:val="en-US"/>
        </w:rPr>
      </w:pPr>
      <w:r w:rsidRPr="0084135A">
        <w:rPr>
          <w:rFonts w:ascii="Times New Roman" w:hAnsi="Times New Roman"/>
          <w:b/>
          <w:lang w:val="en-US"/>
        </w:rPr>
        <w:t xml:space="preserve">Estimation of biomass and </w:t>
      </w:r>
      <w:r w:rsidR="007D2540">
        <w:rPr>
          <w:rFonts w:ascii="Times New Roman" w:hAnsi="Times New Roman"/>
          <w:b/>
          <w:lang w:val="en-US"/>
        </w:rPr>
        <w:t xml:space="preserve">oxygen </w:t>
      </w:r>
      <w:r w:rsidRPr="0084135A">
        <w:rPr>
          <w:rFonts w:ascii="Times New Roman" w:hAnsi="Times New Roman"/>
          <w:b/>
          <w:lang w:val="en-US"/>
        </w:rPr>
        <w:t>fluxes</w:t>
      </w:r>
    </w:p>
    <w:p w14:paraId="4136C1E6" w14:textId="605BD2E9" w:rsidR="00881AF2" w:rsidRDefault="004E662C" w:rsidP="00881AF2">
      <w:pPr>
        <w:spacing w:after="0" w:line="480" w:lineRule="auto"/>
        <w:rPr>
          <w:rFonts w:ascii="Times New Roman" w:hAnsi="Times New Roman"/>
        </w:rPr>
      </w:pPr>
      <w:r w:rsidRPr="0084135A">
        <w:rPr>
          <w:rFonts w:ascii="Times New Roman" w:hAnsi="Times New Roman"/>
          <w:lang w:val="en-US"/>
        </w:rPr>
        <w:tab/>
        <w:t xml:space="preserve">We estimated whole ecosystem oxygen fluxes using the dissolved oxygen (DO) change technique </w:t>
      </w:r>
      <w:r w:rsidR="00EC7CF7">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&lt;citation&gt;&lt;priority&gt;0&lt;/priority&gt;&lt;uuid&gt;FCE0644A-6E8A-433C-A139-584AB6A488D1&lt;/uuid&gt;&lt;publications&gt;&lt;publication&gt;&lt;subtype&gt;400&lt;/subtype&gt;&lt;publisher&gt;NRC Research Press&lt;/publisher&gt;&lt;title&gt;Improvements to the Diurnal Upstream–Downstream Dissolved Oxygen Change Technique for Determining Whole-Stream Metabolism in Small Streams&lt;/title&gt;&lt;url&gt;http://dx.doi.org/10.1139/f94-158&lt;/url&gt;&lt;volume&gt;51&lt;/volume&gt;&lt;publication_date&gt;99199407001200000000220000&lt;/publication_date&gt;&lt;uuid&gt;068920AD-5696-4108-AA8D-D370685CA591&lt;/uuid&gt;&lt;type&gt;400&lt;/type&gt;&lt;number&gt;7&lt;/number&gt;&lt;citekey&gt;Marzolf:1994es&lt;/citekey&gt;&lt;subtitle&gt;Canadian Journal of Fisheries and Aquatic Sciences&lt;/subtitle&gt;&lt;doi&gt;10.1139/f94-158&lt;/doi&gt;&lt;startpage&gt;1591&lt;/startpage&gt;&lt;endpage&gt;1599&lt;/endpage&gt;&lt;bundle&gt;&lt;publication&gt;&lt;title&gt;Canadian Journal of Fisheries and Aquatic Sciences&lt;/title&gt;&lt;uuid&gt;F00983B0-A44E-4C62-B1FC-5D7D58350139&lt;/uuid&gt;&lt;subtype&gt;-100&lt;/subtype&gt;&lt;publisher&gt;NRC Research Press&lt;/publisher&gt;&lt;type&gt;-100&lt;/type&gt;&lt;/publication&gt;&lt;/bundle&gt;&lt;authors&gt;&lt;author&gt;&lt;lastName&gt;Marzolf&lt;/lastName&gt;&lt;firstName&gt;E&lt;/firstName&gt;&lt;middleNames&gt;R&lt;/middleNames&gt;&lt;/author&gt;&lt;author&gt;&lt;lastName&gt;Mulholland&lt;/lastName&gt;&lt;firstName&gt;P&lt;/firstName&gt;&lt;middleNames&gt;J&lt;/middleNames&gt;&lt;/author&gt;&lt;author&gt;&lt;lastName&gt;Steinman&lt;/lastName&gt;&lt;firstName&gt;A&lt;/firstName&gt;&lt;middleNames&gt;D&lt;/middleNames&gt;&lt;/author&gt;&lt;/authors&gt;&lt;/publication&gt;&lt;/publications&gt;&lt;cites&gt;&lt;/cites&gt;&lt;/citation&gt;</w:instrText>
      </w:r>
      <w:r w:rsidR="00EC7CF7">
        <w:rPr>
          <w:rFonts w:ascii="Times New Roman" w:hAnsi="Times New Roman"/>
          <w:lang w:val="en-US"/>
        </w:rPr>
        <w:fldChar w:fldCharType="separate"/>
      </w:r>
      <w:r w:rsidR="00AF2A57">
        <w:rPr>
          <w:rFonts w:ascii="Times New Roman" w:hAnsi="Times New Roman"/>
          <w:lang w:val="en-US" w:eastAsia="de-DE"/>
        </w:rPr>
        <w:t>[63]</w:t>
      </w:r>
      <w:r w:rsidR="00EC7CF7">
        <w:rPr>
          <w:rFonts w:ascii="Times New Roman" w:hAnsi="Times New Roman"/>
          <w:lang w:val="en-US"/>
        </w:rPr>
        <w:fldChar w:fldCharType="end"/>
      </w:r>
      <w:r w:rsidRPr="0084135A">
        <w:rPr>
          <w:rFonts w:ascii="Times New Roman" w:hAnsi="Times New Roman"/>
        </w:rPr>
        <w:t xml:space="preserve">. </w:t>
      </w:r>
      <w:r w:rsidR="007D2540">
        <w:rPr>
          <w:rFonts w:ascii="Times New Roman" w:hAnsi="Times New Roman"/>
        </w:rPr>
        <w:t>Oxygen production during the daytime is the product of phot</w:t>
      </w:r>
      <w:r w:rsidR="00836832">
        <w:rPr>
          <w:rFonts w:ascii="Times New Roman" w:hAnsi="Times New Roman"/>
        </w:rPr>
        <w:t>osynthesis minus respiration (</w:t>
      </w:r>
      <w:r w:rsidR="001B2A04">
        <w:rPr>
          <w:rFonts w:ascii="Times New Roman" w:hAnsi="Times New Roman"/>
        </w:rPr>
        <w:t xml:space="preserve">net ecosystem production, or </w:t>
      </w:r>
      <w:r w:rsidR="00836832">
        <w:rPr>
          <w:rFonts w:ascii="Times New Roman" w:hAnsi="Times New Roman"/>
        </w:rPr>
        <w:t>NE</w:t>
      </w:r>
      <w:r w:rsidR="007D2540">
        <w:rPr>
          <w:rFonts w:ascii="Times New Roman" w:hAnsi="Times New Roman"/>
        </w:rPr>
        <w:t xml:space="preserve">P), and oxygen depletion during the night is the result of respiration (ER). We compared </w:t>
      </w:r>
      <w:r w:rsidRPr="0084135A">
        <w:rPr>
          <w:rFonts w:ascii="Times New Roman" w:hAnsi="Times New Roman"/>
        </w:rPr>
        <w:t>DO</w:t>
      </w:r>
      <w:r w:rsidR="007D2540">
        <w:rPr>
          <w:rFonts w:ascii="Times New Roman" w:hAnsi="Times New Roman"/>
        </w:rPr>
        <w:t xml:space="preserve"> concentrations</w:t>
      </w:r>
      <w:r w:rsidRPr="0084135A">
        <w:rPr>
          <w:rFonts w:ascii="Times New Roman" w:hAnsi="Times New Roman"/>
        </w:rPr>
        <w:t xml:space="preserve"> measured over 24 hours (dawn, dusk and the following dawn). </w:t>
      </w:r>
      <w:r w:rsidR="00373173">
        <w:rPr>
          <w:rFonts w:ascii="Times New Roman" w:hAnsi="Times New Roman"/>
        </w:rPr>
        <w:t>Comparison of</w:t>
      </w:r>
      <w:r w:rsidR="007D2540">
        <w:rPr>
          <w:rFonts w:ascii="Times New Roman" w:hAnsi="Times New Roman"/>
        </w:rPr>
        <w:t xml:space="preserve"> oxygen concentrations </w:t>
      </w:r>
      <w:r w:rsidR="00373173">
        <w:rPr>
          <w:rFonts w:ascii="Times New Roman" w:hAnsi="Times New Roman"/>
        </w:rPr>
        <w:t xml:space="preserve">at </w:t>
      </w:r>
      <w:r w:rsidR="007D2540">
        <w:rPr>
          <w:rFonts w:ascii="Times New Roman" w:hAnsi="Times New Roman"/>
        </w:rPr>
        <w:lastRenderedPageBreak/>
        <w:t>dawn</w:t>
      </w:r>
      <w:r w:rsidR="00373173">
        <w:rPr>
          <w:rFonts w:ascii="Times New Roman" w:hAnsi="Times New Roman"/>
        </w:rPr>
        <w:t>,</w:t>
      </w:r>
      <w:r w:rsidR="007D2540">
        <w:rPr>
          <w:rFonts w:ascii="Times New Roman" w:hAnsi="Times New Roman"/>
        </w:rPr>
        <w:t xml:space="preserve"> dusk and dawn</w:t>
      </w:r>
      <w:r w:rsidR="00373173">
        <w:rPr>
          <w:rFonts w:ascii="Times New Roman" w:hAnsi="Times New Roman"/>
        </w:rPr>
        <w:t xml:space="preserve"> of the following day (</w:t>
      </w:r>
      <w:proofErr w:type="spellStart"/>
      <w:r w:rsidR="00373173">
        <w:rPr>
          <w:rFonts w:ascii="Times New Roman" w:hAnsi="Times New Roman"/>
        </w:rPr>
        <w:t>Eqn</w:t>
      </w:r>
      <w:proofErr w:type="spellEnd"/>
      <w:r w:rsidR="00373173">
        <w:rPr>
          <w:rFonts w:ascii="Times New Roman" w:hAnsi="Times New Roman"/>
        </w:rPr>
        <w:t xml:space="preserve"> </w:t>
      </w:r>
      <w:r w:rsidR="00556E26">
        <w:rPr>
          <w:rFonts w:ascii="Times New Roman" w:hAnsi="Times New Roman"/>
        </w:rPr>
        <w:t>5</w:t>
      </w:r>
      <w:r w:rsidR="00373173">
        <w:rPr>
          <w:rFonts w:ascii="Times New Roman" w:hAnsi="Times New Roman"/>
        </w:rPr>
        <w:t>)</w:t>
      </w:r>
      <w:r w:rsidR="007D2540">
        <w:rPr>
          <w:rFonts w:ascii="Times New Roman" w:hAnsi="Times New Roman"/>
        </w:rPr>
        <w:t xml:space="preserve"> </w:t>
      </w:r>
      <w:r w:rsidR="00373173">
        <w:rPr>
          <w:rFonts w:ascii="Times New Roman" w:hAnsi="Times New Roman"/>
        </w:rPr>
        <w:t xml:space="preserve">can indicate </w:t>
      </w:r>
      <w:r w:rsidR="007D2540">
        <w:rPr>
          <w:rFonts w:ascii="Times New Roman" w:hAnsi="Times New Roman"/>
        </w:rPr>
        <w:t>not only the cumulative biotic N</w:t>
      </w:r>
      <w:r w:rsidR="00375ABE">
        <w:rPr>
          <w:rFonts w:ascii="Times New Roman" w:hAnsi="Times New Roman"/>
        </w:rPr>
        <w:t>E</w:t>
      </w:r>
      <w:r w:rsidR="007D2540">
        <w:rPr>
          <w:rFonts w:ascii="Times New Roman" w:hAnsi="Times New Roman"/>
        </w:rPr>
        <w:t>P and ER fluxes</w:t>
      </w:r>
      <w:r w:rsidR="005E67C3">
        <w:rPr>
          <w:rFonts w:ascii="Times New Roman" w:hAnsi="Times New Roman"/>
        </w:rPr>
        <w:t xml:space="preserve"> during that time interval</w:t>
      </w:r>
      <w:r w:rsidR="007D2540">
        <w:rPr>
          <w:rFonts w:ascii="Times New Roman" w:hAnsi="Times New Roman"/>
        </w:rPr>
        <w:t xml:space="preserve">, but also differences in water temperature that affect oxygen concentrations in water. </w:t>
      </w:r>
      <w:r w:rsidR="00AB4E4B">
        <w:rPr>
          <w:rFonts w:ascii="Times New Roman" w:hAnsi="Times New Roman"/>
        </w:rPr>
        <w:t>At standard pressure, which is appropriate for our experiment near sea level, oxygen saturation can change by approximately 1 mg/L with a change in temperature of 5 °</w:t>
      </w:r>
      <w:r w:rsidR="00881AF2">
        <w:rPr>
          <w:rFonts w:ascii="Times New Roman" w:hAnsi="Times New Roman"/>
        </w:rPr>
        <w:t xml:space="preserve">C, described by: </w:t>
      </w:r>
    </w:p>
    <w:p w14:paraId="6CB97848" w14:textId="1E3B16E9" w:rsidR="00881AF2" w:rsidRDefault="008D42BD" w:rsidP="00881AF2">
      <w:pPr>
        <w:spacing w:after="0" w:line="480" w:lineRule="auto"/>
        <w:rPr>
          <w:rFonts w:ascii="Times New Roman" w:hAnsi="Times New Roman"/>
        </w:rPr>
      </w:pP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water</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sat</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T+45.93</m:t>
                    </m:r>
                  </m:e>
                </m:d>
              </m:e>
            </m:func>
            <m:r>
              <w:rPr>
                <w:rFonts w:ascii="Cambria Math" w:hAnsi="Cambria Math"/>
              </w:rPr>
              <m:t>)</m:t>
            </m:r>
          </m:sup>
        </m:sSup>
      </m:oMath>
      <w:r w:rsidR="00881AF2" w:rsidRPr="00642411">
        <w:rPr>
          <w:rFonts w:ascii="Times New Roman" w:hAnsi="Times New Roman"/>
        </w:rPr>
        <w:t xml:space="preserve">, </w:t>
      </w:r>
      <w:r w:rsidR="00881AF2">
        <w:rPr>
          <w:rFonts w:ascii="Times New Roman" w:hAnsi="Times New Roman"/>
        </w:rPr>
        <w:tab/>
      </w:r>
      <w:r w:rsidR="00881AF2">
        <w:rPr>
          <w:rFonts w:ascii="Times New Roman" w:hAnsi="Times New Roman"/>
        </w:rPr>
        <w:tab/>
      </w:r>
      <w:r w:rsidR="00881AF2">
        <w:rPr>
          <w:rFonts w:ascii="Times New Roman" w:hAnsi="Times New Roman"/>
        </w:rPr>
        <w:tab/>
      </w:r>
      <w:r w:rsidR="00881AF2">
        <w:rPr>
          <w:rFonts w:ascii="Times New Roman" w:hAnsi="Times New Roman"/>
        </w:rPr>
        <w:tab/>
      </w:r>
      <w:r w:rsidR="006B3BB1">
        <w:rPr>
          <w:rFonts w:ascii="Times New Roman" w:hAnsi="Times New Roman"/>
        </w:rPr>
        <w:tab/>
      </w:r>
      <w:proofErr w:type="spellStart"/>
      <w:r w:rsidR="006B3BB1">
        <w:rPr>
          <w:rFonts w:ascii="Times New Roman" w:hAnsi="Times New Roman"/>
        </w:rPr>
        <w:t>Eqn</w:t>
      </w:r>
      <w:proofErr w:type="spellEnd"/>
      <w:r w:rsidR="006B3BB1">
        <w:rPr>
          <w:rFonts w:ascii="Times New Roman" w:hAnsi="Times New Roman"/>
        </w:rPr>
        <w:t xml:space="preserve"> </w:t>
      </w:r>
      <w:r w:rsidR="0067744E">
        <w:rPr>
          <w:rFonts w:ascii="Times New Roman" w:hAnsi="Times New Roman"/>
        </w:rPr>
        <w:t>5</w:t>
      </w:r>
    </w:p>
    <w:p w14:paraId="2248594B" w14:textId="1B610881" w:rsidR="00655EC1" w:rsidRDefault="00881AF2" w:rsidP="00881AF2">
      <w:pPr>
        <w:spacing w:after="0" w:line="480" w:lineRule="auto"/>
        <w:rPr>
          <w:rFonts w:ascii="Times New Roman" w:hAnsi="Times New Roman"/>
        </w:rPr>
      </w:pPr>
      <w:r w:rsidRPr="00642411">
        <w:rPr>
          <w:rFonts w:ascii="Times New Roman" w:hAnsi="Times New Roman"/>
        </w:rPr>
        <w:t xml:space="preserve">where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Pr="00881AF2">
        <w:rPr>
          <w:rFonts w:ascii="Times New Roman" w:hAnsi="Times New Roman"/>
          <w:vertAlign w:val="subscript"/>
        </w:rPr>
        <w:t>water</w:t>
      </w:r>
      <w:r w:rsidRPr="0084135A">
        <w:rPr>
          <w:rFonts w:ascii="Times New Roman" w:hAnsi="Times New Roman"/>
        </w:rPr>
        <w:t xml:space="preserve"> is the O</w:t>
      </w:r>
      <w:r w:rsidRPr="0084135A">
        <w:rPr>
          <w:rFonts w:ascii="Times New Roman" w:hAnsi="Times New Roman"/>
          <w:vertAlign w:val="subscript"/>
        </w:rPr>
        <w:t>2</w:t>
      </w:r>
      <w:r w:rsidRPr="0084135A">
        <w:rPr>
          <w:rFonts w:ascii="Times New Roman" w:hAnsi="Times New Roman"/>
        </w:rPr>
        <w:t xml:space="preserve"> concentration of water,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007F45AB">
        <w:rPr>
          <w:rFonts w:ascii="Times New Roman" w:hAnsi="Times New Roman"/>
          <w:vertAlign w:val="subscript"/>
        </w:rPr>
        <w:t>sat</w:t>
      </w:r>
      <w:r w:rsidRPr="0084135A">
        <w:rPr>
          <w:rFonts w:ascii="Times New Roman" w:hAnsi="Times New Roman"/>
        </w:rPr>
        <w:t xml:space="preserve"> is the concentration the water would have if it were at equilibrium with the atmosphere (390</w:t>
      </w:r>
      <w:r>
        <w:rPr>
          <w:rFonts w:ascii="Times New Roman" w:hAnsi="Times New Roman"/>
        </w:rPr>
        <w:t xml:space="preserve"> </w:t>
      </w:r>
      <w:r w:rsidR="00F44592">
        <w:rPr>
          <w:rFonts w:ascii="Times New Roman" w:hAnsi="Times New Roman"/>
        </w:rPr>
        <w:t>µ</w:t>
      </w:r>
      <w:proofErr w:type="spellStart"/>
      <w:r w:rsidR="00F44592">
        <w:rPr>
          <w:rFonts w:ascii="Times New Roman" w:hAnsi="Times New Roman"/>
        </w:rPr>
        <w:t>atm</w:t>
      </w:r>
      <w:proofErr w:type="spellEnd"/>
      <w:r w:rsidR="00F44592">
        <w:rPr>
          <w:rFonts w:ascii="Times New Roman" w:hAnsi="Times New Roman"/>
        </w:rPr>
        <w:t>), T is</w:t>
      </w:r>
      <w:r w:rsidRPr="0084135A">
        <w:rPr>
          <w:rFonts w:ascii="Times New Roman" w:hAnsi="Times New Roman"/>
        </w:rPr>
        <w:t xml:space="preserve"> temperature </w:t>
      </w:r>
      <w:r>
        <w:rPr>
          <w:rFonts w:ascii="Times New Roman" w:hAnsi="Times New Roman"/>
        </w:rPr>
        <w:t>of the observation (°C)</w:t>
      </w:r>
      <w:r w:rsidR="00261389">
        <w:rPr>
          <w:rFonts w:ascii="Times New Roman" w:hAnsi="Times New Roman"/>
        </w:rPr>
        <w:t xml:space="preserve"> </w:t>
      </w:r>
      <w:r w:rsidR="00C27D1E">
        <w:rPr>
          <w:rFonts w:ascii="Times New Roman" w:hAnsi="Times New Roman"/>
        </w:rPr>
        <w:fldChar w:fldCharType="begin"/>
      </w:r>
      <w:r w:rsidR="00FC27DB">
        <w:rPr>
          <w:rFonts w:ascii="Times New Roman" w:hAnsi="Times New Roman"/>
        </w:rPr>
        <w:instrText xml:space="preserve"> ADDIN PAPERS2_CITATIONS &lt;citation&gt;&lt;priority&gt;35&lt;/priority&gt;&lt;uuid&gt;85223D2E-E535-42DB-9F21-ACFD215A5644&lt;/uuid&gt;&lt;publications&gt;&lt;publication&gt;&lt;subtype&gt;400&lt;/subtype&gt;&lt;title&gt;NALMS management guide for lakes and reservoirs. North American Lake Management Society&lt;/title&gt;&lt;publication_date&gt;99198900001200000000200000&lt;/publication_date&gt;&lt;uuid&gt;CCF185C6-309A-4FBF-8A80-3CC17F207D28&lt;/uuid&gt;&lt;type&gt;400&lt;/type&gt;&lt;bundle&gt;&lt;publication&gt;&lt;title&gt;North American Lake Management Society&lt;/title&gt;&lt;uuid&gt;AA961802-77EE-47DF-A3DC-F06D87A0904E&lt;/uuid&gt;&lt;subtype&gt;-100&lt;/subtype&gt;&lt;type&gt;-100&lt;/type&gt;&lt;/publication&gt;&lt;/bundle&gt;&lt;authors&gt;&lt;author&gt;&lt;lastName&gt;Moore&lt;/lastName&gt;&lt;firstName&gt;M&lt;/firstName&gt;&lt;middleNames&gt;L&lt;/middleNames&gt;&lt;/author&gt;&lt;/authors&gt;&lt;/publication&gt;&lt;/publications&gt;&lt;cites&gt;&lt;/cites&gt;&lt;/citation&gt;</w:instrText>
      </w:r>
      <w:r w:rsidR="00C27D1E">
        <w:rPr>
          <w:rFonts w:ascii="Times New Roman" w:hAnsi="Times New Roman"/>
        </w:rPr>
        <w:fldChar w:fldCharType="separate"/>
      </w:r>
      <w:r w:rsidR="00AF2A57">
        <w:rPr>
          <w:rFonts w:ascii="Times New Roman" w:hAnsi="Times New Roman"/>
          <w:lang w:val="en-US" w:eastAsia="de-DE"/>
        </w:rPr>
        <w:t>[64]</w:t>
      </w:r>
      <w:r w:rsidR="00C27D1E">
        <w:rPr>
          <w:rFonts w:ascii="Times New Roman" w:hAnsi="Times New Roman"/>
        </w:rPr>
        <w:fldChar w:fldCharType="end"/>
      </w:r>
      <w:r w:rsidRPr="0084135A">
        <w:rPr>
          <w:rFonts w:ascii="Times New Roman" w:hAnsi="Times New Roman"/>
        </w:rPr>
        <w:t>.</w:t>
      </w:r>
      <w:r w:rsidR="00F44592">
        <w:rPr>
          <w:rFonts w:ascii="Times New Roman" w:hAnsi="Times New Roman"/>
        </w:rPr>
        <w:t xml:space="preserve"> </w:t>
      </w:r>
      <w:r w:rsidR="001A5ABE">
        <w:rPr>
          <w:rFonts w:ascii="Times New Roman" w:hAnsi="Times New Roman"/>
        </w:rPr>
        <w:t xml:space="preserve">For the differences in temperature we observed, corrections were on the order of </w:t>
      </w:r>
      <w:r w:rsidR="007F45AB">
        <w:rPr>
          <w:rFonts w:ascii="Times New Roman" w:hAnsi="Times New Roman"/>
        </w:rPr>
        <w:t>mean 0.0002</w:t>
      </w:r>
      <w:r w:rsidR="000B5C7D">
        <w:rPr>
          <w:rFonts w:ascii="Times New Roman" w:hAnsi="Times New Roman"/>
        </w:rPr>
        <w:t xml:space="preserve"> </w:t>
      </w:r>
      <w:r w:rsidR="000B5C7D">
        <w:rPr>
          <w:rFonts w:ascii="Times New Roman" w:hAnsi="Times New Roman"/>
          <w:u w:val="single"/>
        </w:rPr>
        <w:t>+</w:t>
      </w:r>
      <w:r w:rsidR="007F45AB">
        <w:rPr>
          <w:rFonts w:ascii="Times New Roman" w:hAnsi="Times New Roman"/>
        </w:rPr>
        <w:t xml:space="preserve"> </w:t>
      </w:r>
      <w:proofErr w:type="spellStart"/>
      <w:r w:rsidR="007F45AB">
        <w:rPr>
          <w:rFonts w:ascii="Times New Roman" w:hAnsi="Times New Roman"/>
        </w:rPr>
        <w:t>sd</w:t>
      </w:r>
      <w:proofErr w:type="spellEnd"/>
      <w:r w:rsidR="007F45AB">
        <w:rPr>
          <w:rFonts w:ascii="Times New Roman" w:hAnsi="Times New Roman"/>
        </w:rPr>
        <w:t xml:space="preserve"> </w:t>
      </w:r>
      <w:r w:rsidR="000B5C7D">
        <w:rPr>
          <w:rFonts w:ascii="Times New Roman" w:hAnsi="Times New Roman"/>
        </w:rPr>
        <w:t xml:space="preserve">0.0008 </w:t>
      </w:r>
      <w:r w:rsidR="009B2B7F">
        <w:rPr>
          <w:rFonts w:ascii="Times New Roman" w:hAnsi="Times New Roman"/>
        </w:rPr>
        <w:t>µ</w:t>
      </w:r>
      <w:proofErr w:type="spellStart"/>
      <w:r w:rsidR="001A5ABE">
        <w:rPr>
          <w:rFonts w:ascii="Times New Roman" w:hAnsi="Times New Roman"/>
        </w:rPr>
        <w:t>mol</w:t>
      </w:r>
      <w:proofErr w:type="spellEnd"/>
      <w:r>
        <w:rPr>
          <w:rFonts w:ascii="Times New Roman" w:hAnsi="Times New Roman"/>
        </w:rPr>
        <w:t xml:space="preserve"> O</w:t>
      </w:r>
      <w:r>
        <w:rPr>
          <w:rFonts w:ascii="Times New Roman" w:hAnsi="Times New Roman"/>
          <w:vertAlign w:val="subscript"/>
        </w:rPr>
        <w:t>2</w:t>
      </w:r>
      <w:r w:rsidR="001A5ABE">
        <w:rPr>
          <w:rFonts w:ascii="Times New Roman" w:hAnsi="Times New Roman"/>
        </w:rPr>
        <w:t xml:space="preserve"> / L / hr</w:t>
      </w:r>
      <w:r w:rsidR="000B5C7D">
        <w:rPr>
          <w:rFonts w:ascii="Times New Roman" w:hAnsi="Times New Roman"/>
        </w:rPr>
        <w:t xml:space="preserve"> for NPP</w:t>
      </w:r>
      <w:r w:rsidR="00444603">
        <w:rPr>
          <w:rFonts w:ascii="Times New Roman" w:hAnsi="Times New Roman"/>
        </w:rPr>
        <w:t xml:space="preserve">, </w:t>
      </w:r>
      <w:r w:rsidR="000B5C7D">
        <w:rPr>
          <w:rFonts w:ascii="Times New Roman" w:hAnsi="Times New Roman"/>
        </w:rPr>
        <w:t>and mean 0.0008</w:t>
      </w:r>
      <w:r w:rsidR="00E35355">
        <w:rPr>
          <w:rFonts w:ascii="Times New Roman" w:hAnsi="Times New Roman"/>
        </w:rPr>
        <w:t xml:space="preserve"> </w:t>
      </w:r>
      <w:r w:rsidR="000B5C7D">
        <w:rPr>
          <w:rFonts w:ascii="Times New Roman" w:hAnsi="Times New Roman"/>
          <w:u w:val="single"/>
        </w:rPr>
        <w:t>+</w:t>
      </w:r>
      <w:r w:rsidR="000B5C7D">
        <w:rPr>
          <w:rFonts w:ascii="Times New Roman" w:hAnsi="Times New Roman"/>
        </w:rPr>
        <w:t xml:space="preserve"> </w:t>
      </w:r>
      <w:proofErr w:type="spellStart"/>
      <w:r w:rsidR="000B5C7D">
        <w:rPr>
          <w:rFonts w:ascii="Times New Roman" w:hAnsi="Times New Roman"/>
        </w:rPr>
        <w:t>sd</w:t>
      </w:r>
      <w:proofErr w:type="spellEnd"/>
      <w:r w:rsidR="000B5C7D">
        <w:rPr>
          <w:rFonts w:ascii="Times New Roman" w:hAnsi="Times New Roman"/>
        </w:rPr>
        <w:t xml:space="preserve"> 0.0003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 xml:space="preserve">2 </w:t>
      </w:r>
      <w:r w:rsidR="00E35355">
        <w:rPr>
          <w:rFonts w:ascii="Times New Roman" w:hAnsi="Times New Roman"/>
        </w:rPr>
        <w:t>/ L / hr for ER</w:t>
      </w:r>
      <w:r w:rsidR="001A5ABE">
        <w:rPr>
          <w:rFonts w:ascii="Times New Roman" w:hAnsi="Times New Roman"/>
        </w:rPr>
        <w:t>.</w:t>
      </w:r>
      <w:r w:rsidR="00E35355">
        <w:rPr>
          <w:rFonts w:ascii="Times New Roman" w:hAnsi="Times New Roman"/>
        </w:rPr>
        <w:t xml:space="preserve"> Because these values are </w:t>
      </w:r>
      <w:r w:rsidR="000B5C7D">
        <w:rPr>
          <w:rFonts w:ascii="Times New Roman" w:hAnsi="Times New Roman"/>
        </w:rPr>
        <w:t>within 25% of</w:t>
      </w:r>
      <w:r>
        <w:rPr>
          <w:rFonts w:ascii="Times New Roman" w:hAnsi="Times New Roman"/>
        </w:rPr>
        <w:t xml:space="preserve"> our total observed changes i</w:t>
      </w:r>
      <w:r w:rsidR="00095744">
        <w:rPr>
          <w:rFonts w:ascii="Times New Roman" w:hAnsi="Times New Roman"/>
        </w:rPr>
        <w:t>n oxygen during those periods (</w:t>
      </w:r>
      <w:r>
        <w:rPr>
          <w:rFonts w:ascii="Times New Roman" w:hAnsi="Times New Roman"/>
        </w:rPr>
        <w:t xml:space="preserve">mean </w:t>
      </w:r>
      <w:r w:rsidR="00095744">
        <w:rPr>
          <w:rFonts w:ascii="Times New Roman" w:hAnsi="Times New Roman"/>
        </w:rPr>
        <w:t xml:space="preserve">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0.001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sidR="00095744">
        <w:rPr>
          <w:rFonts w:ascii="Times New Roman" w:hAnsi="Times New Roman"/>
        </w:rPr>
        <w:t xml:space="preserve"> / L / hr</w:t>
      </w:r>
      <w:r>
        <w:rPr>
          <w:rFonts w:ascii="Times New Roman" w:hAnsi="Times New Roman"/>
        </w:rPr>
        <w:t xml:space="preserve"> for N</w:t>
      </w:r>
      <w:r w:rsidR="001B2A04">
        <w:rPr>
          <w:rFonts w:ascii="Times New Roman" w:hAnsi="Times New Roman"/>
        </w:rPr>
        <w:t>E</w:t>
      </w:r>
      <w:r>
        <w:rPr>
          <w:rFonts w:ascii="Times New Roman" w:hAnsi="Times New Roman"/>
        </w:rPr>
        <w:t xml:space="preserve">P and mean 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0.002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Pr>
          <w:rFonts w:ascii="Times New Roman" w:hAnsi="Times New Roman"/>
        </w:rPr>
        <w:t xml:space="preserve"> / L / hr for ER</w:t>
      </w:r>
      <w:r w:rsidR="00095744">
        <w:rPr>
          <w:rFonts w:ascii="Times New Roman" w:hAnsi="Times New Roman"/>
        </w:rPr>
        <w:t>)</w:t>
      </w:r>
      <w:r>
        <w:rPr>
          <w:rFonts w:ascii="Times New Roman" w:hAnsi="Times New Roman"/>
        </w:rPr>
        <w:t xml:space="preserve">, we included the correction in our analyses. Overall, the conclusions based on model selection did not depend strongly on the use of the correction (results not shown). </w:t>
      </w:r>
    </w:p>
    <w:p w14:paraId="4C9664E4" w14:textId="35311A0C" w:rsidR="004E662C" w:rsidRDefault="00F44592" w:rsidP="0086610A">
      <w:pPr>
        <w:spacing w:after="0" w:line="480" w:lineRule="auto"/>
        <w:rPr>
          <w:rFonts w:ascii="Times New Roman" w:hAnsi="Times New Roman"/>
        </w:rPr>
      </w:pPr>
      <w:r>
        <w:rPr>
          <w:rFonts w:ascii="Times New Roman" w:hAnsi="Times New Roman"/>
        </w:rPr>
        <w:tab/>
        <w:t>We estimated N</w:t>
      </w:r>
      <w:r w:rsidR="001B2A04">
        <w:rPr>
          <w:rFonts w:ascii="Times New Roman" w:hAnsi="Times New Roman"/>
        </w:rPr>
        <w:t>E</w:t>
      </w:r>
      <w:r>
        <w:rPr>
          <w:rFonts w:ascii="Times New Roman" w:hAnsi="Times New Roman"/>
        </w:rPr>
        <w:t>P and ER</w:t>
      </w:r>
      <w:r w:rsidR="004E662C" w:rsidRPr="0084135A">
        <w:rPr>
          <w:rFonts w:ascii="Times New Roman" w:hAnsi="Times New Roman"/>
        </w:rPr>
        <w:t xml:space="preserve"> </w:t>
      </w:r>
      <w:r w:rsidR="001140BE">
        <w:rPr>
          <w:rFonts w:ascii="Times New Roman" w:hAnsi="Times New Roman"/>
        </w:rPr>
        <w:t xml:space="preserve">by converting changes in observed </w:t>
      </w:r>
      <w:r w:rsidR="001140BE" w:rsidRPr="0084135A">
        <w:rPr>
          <w:rFonts w:ascii="Times New Roman" w:hAnsi="Times New Roman"/>
          <w:lang w:val="en-US"/>
        </w:rPr>
        <w:t>O</w:t>
      </w:r>
      <w:r w:rsidR="001140BE" w:rsidRPr="0084135A">
        <w:rPr>
          <w:rFonts w:ascii="Times New Roman" w:hAnsi="Times New Roman"/>
          <w:vertAlign w:val="subscript"/>
          <w:lang w:val="en-US"/>
        </w:rPr>
        <w:t>2</w:t>
      </w:r>
      <w:r w:rsidR="001140BE">
        <w:rPr>
          <w:rFonts w:ascii="Times New Roman" w:hAnsi="Times New Roman"/>
          <w:lang w:val="en-US"/>
        </w:rPr>
        <w:t xml:space="preserve"> </w:t>
      </w:r>
      <w:r w:rsidR="001140BE" w:rsidRPr="0084135A">
        <w:rPr>
          <w:rFonts w:ascii="Times New Roman" w:hAnsi="Times New Roman"/>
          <w:lang w:val="en-US"/>
        </w:rPr>
        <w:t>(mg L</w:t>
      </w:r>
      <w:r w:rsidR="001140BE" w:rsidRPr="0084135A">
        <w:rPr>
          <w:rFonts w:ascii="Times New Roman" w:hAnsi="Times New Roman"/>
          <w:vertAlign w:val="superscript"/>
          <w:lang w:val="en-US"/>
        </w:rPr>
        <w:t>-1</w:t>
      </w:r>
      <w:r w:rsidR="001140BE" w:rsidRPr="0084135A">
        <w:rPr>
          <w:rFonts w:ascii="Times New Roman" w:hAnsi="Times New Roman"/>
          <w:lang w:val="en-US"/>
        </w:rPr>
        <w:t>)</w:t>
      </w:r>
      <w:r w:rsidR="001140BE">
        <w:rPr>
          <w:rFonts w:ascii="Times New Roman" w:hAnsi="Times New Roman"/>
          <w:lang w:val="en-US"/>
        </w:rPr>
        <w:t xml:space="preserve"> between </w:t>
      </w:r>
      <w:r w:rsidR="001A5ABE">
        <w:rPr>
          <w:rFonts w:ascii="Times New Roman" w:hAnsi="Times New Roman"/>
          <w:lang w:val="en-US"/>
        </w:rPr>
        <w:t xml:space="preserve">daytime </w:t>
      </w:r>
      <w:r w:rsidR="001140BE">
        <w:rPr>
          <w:rFonts w:ascii="Times New Roman" w:hAnsi="Times New Roman"/>
          <w:lang w:val="en-US"/>
        </w:rPr>
        <w:t>observation times (</w:t>
      </w:r>
      <w:proofErr w:type="spellStart"/>
      <w:r w:rsidR="001140BE">
        <w:rPr>
          <w:rFonts w:ascii="Times New Roman" w:hAnsi="Times New Roman"/>
          <w:i/>
          <w:lang w:val="en-US"/>
        </w:rPr>
        <w:t>t</w:t>
      </w:r>
      <w:r w:rsidR="001140BE">
        <w:rPr>
          <w:rFonts w:ascii="Times New Roman" w:hAnsi="Times New Roman"/>
          <w:i/>
          <w:vertAlign w:val="subscript"/>
          <w:lang w:val="en-US"/>
        </w:rPr>
        <w:t>dawn</w:t>
      </w:r>
      <w:proofErr w:type="spellEnd"/>
      <w:r w:rsidR="001140BE">
        <w:rPr>
          <w:rFonts w:ascii="Times New Roman" w:hAnsi="Times New Roman"/>
          <w:lang w:val="en-US"/>
        </w:rPr>
        <w:t xml:space="preserve">, </w:t>
      </w:r>
      <w:proofErr w:type="spellStart"/>
      <w:r w:rsidR="001140BE">
        <w:rPr>
          <w:rFonts w:ascii="Times New Roman" w:hAnsi="Times New Roman"/>
          <w:i/>
          <w:lang w:val="en-US"/>
        </w:rPr>
        <w:t>t</w:t>
      </w:r>
      <w:r w:rsidR="001140BE">
        <w:rPr>
          <w:rFonts w:ascii="Times New Roman" w:hAnsi="Times New Roman"/>
          <w:i/>
          <w:vertAlign w:val="subscript"/>
          <w:lang w:val="en-US"/>
        </w:rPr>
        <w:t>dusk</w:t>
      </w:r>
      <w:proofErr w:type="spellEnd"/>
      <w:r w:rsidR="001140BE" w:rsidRPr="001140BE">
        <w:rPr>
          <w:rFonts w:ascii="Times New Roman" w:hAnsi="Times New Roman"/>
          <w:lang w:val="en-US"/>
        </w:rPr>
        <w:t>)</w:t>
      </w:r>
      <w:r w:rsidR="001140BE">
        <w:rPr>
          <w:rFonts w:ascii="Times New Roman" w:hAnsi="Times New Roman"/>
          <w:lang w:val="en-US"/>
        </w:rPr>
        <w:t xml:space="preserve"> </w:t>
      </w:r>
      <w:r w:rsidR="001A5ABE">
        <w:rPr>
          <w:rFonts w:ascii="Times New Roman" w:hAnsi="Times New Roman"/>
          <w:lang w:val="en-US"/>
        </w:rPr>
        <w:t>and overnight observations (</w:t>
      </w:r>
      <w:proofErr w:type="spellStart"/>
      <w:r w:rsidR="001A5ABE">
        <w:rPr>
          <w:rFonts w:ascii="Times New Roman" w:hAnsi="Times New Roman"/>
          <w:i/>
          <w:lang w:val="en-US"/>
        </w:rPr>
        <w:t>t</w:t>
      </w:r>
      <w:r w:rsidR="001A5ABE">
        <w:rPr>
          <w:rFonts w:ascii="Times New Roman" w:hAnsi="Times New Roman"/>
          <w:i/>
          <w:vertAlign w:val="subscript"/>
          <w:lang w:val="en-US"/>
        </w:rPr>
        <w:t>dusk</w:t>
      </w:r>
      <w:proofErr w:type="spellEnd"/>
      <w:r w:rsidR="001A5ABE">
        <w:rPr>
          <w:rFonts w:ascii="Times New Roman" w:hAnsi="Times New Roman"/>
          <w:lang w:val="en-US"/>
        </w:rPr>
        <w:t xml:space="preserve">, </w:t>
      </w:r>
      <w:r w:rsidR="001A5ABE">
        <w:rPr>
          <w:rFonts w:ascii="Times New Roman" w:hAnsi="Times New Roman"/>
          <w:i/>
          <w:lang w:val="en-US"/>
        </w:rPr>
        <w:t>t</w:t>
      </w:r>
      <w:r w:rsidR="001A5ABE">
        <w:rPr>
          <w:rFonts w:ascii="Times New Roman" w:hAnsi="Times New Roman"/>
          <w:i/>
          <w:vertAlign w:val="subscript"/>
          <w:lang w:val="en-US"/>
        </w:rPr>
        <w:t>dawn2</w:t>
      </w:r>
      <w:r w:rsidR="001A5ABE" w:rsidRPr="001140BE">
        <w:rPr>
          <w:rFonts w:ascii="Times New Roman" w:hAnsi="Times New Roman"/>
          <w:lang w:val="en-US"/>
        </w:rPr>
        <w:t>)</w:t>
      </w:r>
      <w:r w:rsidR="001A5ABE">
        <w:rPr>
          <w:rFonts w:ascii="Times New Roman" w:hAnsi="Times New Roman"/>
          <w:lang w:val="en-US"/>
        </w:rPr>
        <w:t xml:space="preserve"> </w:t>
      </w:r>
      <w:r w:rsidR="001140BE">
        <w:rPr>
          <w:rFonts w:ascii="Times New Roman" w:hAnsi="Times New Roman"/>
          <w:lang w:val="en-US"/>
        </w:rPr>
        <w:t>to micromolar concentration (</w:t>
      </w:r>
      <w:r w:rsidR="001140BE">
        <w:rPr>
          <w:rFonts w:ascii="Times New Roman" w:hAnsi="Times New Roman"/>
          <w:i/>
          <w:lang w:val="en-US"/>
        </w:rPr>
        <w:t xml:space="preserve">z </w:t>
      </w:r>
      <w:r w:rsidR="001140BE">
        <w:rPr>
          <w:rFonts w:ascii="Times New Roman" w:hAnsi="Times New Roman"/>
          <w:lang w:val="en-US"/>
        </w:rPr>
        <w:t xml:space="preserve">= 31.25 </w:t>
      </w:r>
      <w:r w:rsidR="009B2B7F">
        <w:rPr>
          <w:rFonts w:ascii="Times New Roman" w:hAnsi="Times New Roman"/>
          <w:lang w:val="en-US"/>
        </w:rPr>
        <w:t>µ</w:t>
      </w:r>
      <w:proofErr w:type="spellStart"/>
      <w:r w:rsidR="009B2B7F">
        <w:rPr>
          <w:rFonts w:ascii="Times New Roman" w:hAnsi="Times New Roman"/>
          <w:lang w:val="en-US"/>
        </w:rPr>
        <w:t>mol</w:t>
      </w:r>
      <w:proofErr w:type="spellEnd"/>
      <w:r w:rsidR="001140BE">
        <w:rPr>
          <w:rFonts w:ascii="Times New Roman" w:hAnsi="Times New Roman"/>
          <w:lang w:val="en-US"/>
        </w:rPr>
        <w:t>/1 mg)</w:t>
      </w:r>
      <w:r w:rsidR="00E35355">
        <w:rPr>
          <w:rFonts w:ascii="Times New Roman" w:hAnsi="Times New Roman"/>
          <w:lang w:val="en-US"/>
        </w:rPr>
        <w:t>,</w:t>
      </w:r>
      <w:r w:rsidR="00444603">
        <w:rPr>
          <w:rFonts w:ascii="Times New Roman" w:hAnsi="Times New Roman"/>
          <w:lang w:val="en-US"/>
        </w:rPr>
        <w:t xml:space="preserve"> </w:t>
      </w:r>
      <w:r w:rsidR="00E35355">
        <w:rPr>
          <w:rFonts w:ascii="Times New Roman" w:hAnsi="Times New Roman"/>
          <w:lang w:val="en-US"/>
        </w:rPr>
        <w:t>and correcting for changes in estimated equilibrium oxygen concentration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oMath>
      <w:r w:rsidR="00E35355">
        <w:rPr>
          <w:rFonts w:ascii="Times New Roman" w:hAnsi="Times New Roman"/>
          <w:lang w:val="en-US"/>
        </w:rPr>
        <w:t xml:space="preserve">) </w:t>
      </w:r>
      <w:r>
        <w:rPr>
          <w:rFonts w:ascii="Times New Roman" w:hAnsi="Times New Roman"/>
          <w:lang w:val="en-US"/>
        </w:rPr>
        <w:t>(</w:t>
      </w:r>
      <w:proofErr w:type="spellStart"/>
      <w:r>
        <w:rPr>
          <w:rFonts w:ascii="Times New Roman" w:hAnsi="Times New Roman"/>
          <w:lang w:val="en-US"/>
        </w:rPr>
        <w:t>Eqn</w:t>
      </w:r>
      <w:proofErr w:type="spellEnd"/>
      <w:r>
        <w:rPr>
          <w:rFonts w:ascii="Times New Roman" w:hAnsi="Times New Roman"/>
          <w:lang w:val="en-US"/>
        </w:rPr>
        <w:t xml:space="preserve"> </w:t>
      </w:r>
      <w:r w:rsidR="00497087">
        <w:rPr>
          <w:rFonts w:ascii="Times New Roman" w:hAnsi="Times New Roman"/>
          <w:lang w:val="en-US"/>
        </w:rPr>
        <w:t>5</w:t>
      </w:r>
      <w:r>
        <w:rPr>
          <w:rFonts w:ascii="Times New Roman" w:hAnsi="Times New Roman"/>
          <w:lang w:val="en-US"/>
        </w:rPr>
        <w:t xml:space="preserve">) </w:t>
      </w:r>
      <w:r w:rsidR="00E35355">
        <w:rPr>
          <w:rFonts w:ascii="Times New Roman" w:hAnsi="Times New Roman"/>
          <w:lang w:val="en-US"/>
        </w:rPr>
        <w:t>due to changes in saturation state with temperature at each time</w:t>
      </w:r>
      <w:r w:rsidR="004E662C" w:rsidRPr="0084135A">
        <w:rPr>
          <w:rFonts w:ascii="Times New Roman" w:hAnsi="Times New Roman"/>
        </w:rPr>
        <w:t xml:space="preserve">: </w:t>
      </w:r>
    </w:p>
    <w:p w14:paraId="40A96614" w14:textId="7623F376" w:rsidR="00DB3BDE" w:rsidRDefault="00655EC1" w:rsidP="004E662C">
      <w:pPr>
        <w:spacing w:after="0" w:line="480" w:lineRule="auto"/>
        <w:rPr>
          <w:rFonts w:ascii="Times New Roman" w:hAnsi="Times New Roman"/>
        </w:rPr>
      </w:pPr>
      <m:oMath>
        <m:r>
          <w:rPr>
            <w:rFonts w:ascii="Cambria Math" w:hAnsi="Cambria Math"/>
          </w:rPr>
          <m:t>NEP=</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m:t>
                    </m:r>
                  </m:sub>
                </m:sSub>
                <m:r>
                  <w:rPr>
                    <w:rFonts w:ascii="Cambria Math" w:hAnsi="Cambria Math"/>
                  </w:rPr>
                  <m:t>)</m:t>
                </m:r>
              </m:num>
              <m:den>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dusk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dawn1</m:t>
                    </m:r>
                  </m:sub>
                </m:sSub>
              </m:den>
            </m:f>
          </m:e>
        </m:d>
      </m:oMath>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67744E">
        <w:rPr>
          <w:rFonts w:ascii="Times New Roman" w:hAnsi="Times New Roman"/>
        </w:rPr>
        <w:t>6</w:t>
      </w:r>
      <w:r w:rsidR="004E662C" w:rsidRPr="0084135A">
        <w:rPr>
          <w:rFonts w:ascii="Times New Roman" w:hAnsi="Times New Roman"/>
        </w:rPr>
        <w:t>a</w:t>
      </w:r>
    </w:p>
    <w:p w14:paraId="3DBDF2A5" w14:textId="2ED549DD" w:rsidR="004E662C" w:rsidRDefault="00655EC1" w:rsidP="004E662C">
      <w:pPr>
        <w:spacing w:after="0" w:line="480" w:lineRule="auto"/>
        <w:rPr>
          <w:rFonts w:ascii="Times New Roman" w:hAnsi="Times New Roman"/>
        </w:rPr>
      </w:pPr>
      <m:oMath>
        <m:r>
          <w:rPr>
            <w:rFonts w:ascii="Cambria Math" w:hAnsi="Cambria Math"/>
          </w:rPr>
          <m:t>ER=</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dawn2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dusk</m:t>
                        </m:r>
                      </m:sub>
                    </m:sSub>
                  </m:e>
                </m:d>
              </m:den>
            </m:f>
          </m:e>
        </m:d>
      </m:oMath>
      <w:r w:rsidR="001140BE">
        <w:rPr>
          <w:rFonts w:ascii="Times New Roman" w:hAnsi="Times New Roman"/>
        </w:rPr>
        <w:t>.</w:t>
      </w:r>
      <w:r w:rsidR="004E662C" w:rsidRPr="0084135A">
        <w:rPr>
          <w:rFonts w:ascii="Times New Roman" w:hAnsi="Times New Roman"/>
        </w:rPr>
        <w:tab/>
      </w:r>
      <w:r>
        <w:rPr>
          <w:rFonts w:ascii="Times New Roman" w:hAnsi="Times New Roman"/>
        </w:rPr>
        <w:tab/>
      </w:r>
      <w:r w:rsidR="00F859FF">
        <w:rPr>
          <w:rFonts w:ascii="Times New Roman" w:hAnsi="Times New Roman"/>
        </w:rPr>
        <w:tab/>
      </w:r>
      <w:r w:rsidR="00DB3BDE">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67744E">
        <w:rPr>
          <w:rFonts w:ascii="Times New Roman" w:hAnsi="Times New Roman"/>
        </w:rPr>
        <w:t>6</w:t>
      </w:r>
      <w:r w:rsidR="004E662C" w:rsidRPr="0084135A">
        <w:rPr>
          <w:rFonts w:ascii="Times New Roman" w:hAnsi="Times New Roman"/>
        </w:rPr>
        <w:t>b</w:t>
      </w:r>
    </w:p>
    <w:p w14:paraId="4E0EA33C" w14:textId="2862C2FC" w:rsidR="004E662C" w:rsidRPr="0084135A" w:rsidRDefault="004E662C" w:rsidP="004E662C">
      <w:pPr>
        <w:spacing w:after="0" w:line="480" w:lineRule="auto"/>
        <w:rPr>
          <w:rFonts w:ascii="Times New Roman" w:hAnsi="Times New Roman"/>
          <w:lang w:val="en-US"/>
        </w:rPr>
      </w:pPr>
    </w:p>
    <w:p w14:paraId="2299165B" w14:textId="7AB667C7" w:rsidR="004E662C" w:rsidRPr="00EC007D" w:rsidRDefault="00EC007D" w:rsidP="004E662C">
      <w:pPr>
        <w:spacing w:after="0" w:line="480" w:lineRule="auto"/>
        <w:rPr>
          <w:rFonts w:ascii="Times New Roman" w:hAnsi="Times New Roman"/>
          <w:b/>
        </w:rPr>
      </w:pPr>
      <w:r w:rsidRPr="00EC007D">
        <w:rPr>
          <w:rFonts w:ascii="Times New Roman" w:hAnsi="Times New Roman"/>
          <w:b/>
        </w:rPr>
        <w:t>Model and hypothesis development</w:t>
      </w:r>
    </w:p>
    <w:p w14:paraId="6ACCD91B" w14:textId="07D4AF9E" w:rsidR="00EC007D" w:rsidRDefault="00EC007D" w:rsidP="00EC007D">
      <w:pPr>
        <w:widowControl w:val="0"/>
        <w:autoSpaceDE w:val="0"/>
        <w:autoSpaceDN w:val="0"/>
        <w:adjustRightInd w:val="0"/>
        <w:spacing w:after="0" w:line="480" w:lineRule="auto"/>
        <w:rPr>
          <w:rFonts w:ascii="Times New Roman" w:hAnsi="Times New Roman"/>
        </w:rPr>
      </w:pPr>
      <w:r w:rsidRPr="0084135A">
        <w:rPr>
          <w:rFonts w:ascii="Times New Roman" w:hAnsi="Times New Roman"/>
        </w:rPr>
        <w:t>Th</w:t>
      </w:r>
      <w:r>
        <w:rPr>
          <w:rFonts w:ascii="Times New Roman" w:hAnsi="Times New Roman"/>
        </w:rPr>
        <w:t xml:space="preserve">e expression of temperature effects on a </w:t>
      </w:r>
      <w:r w:rsidR="00C51D8D">
        <w:rPr>
          <w:rFonts w:ascii="Times New Roman" w:hAnsi="Times New Roman"/>
          <w:i/>
        </w:rPr>
        <w:t xml:space="preserve">per capita </w:t>
      </w:r>
      <w:r>
        <w:rPr>
          <w:rFonts w:ascii="Times New Roman" w:hAnsi="Times New Roman"/>
        </w:rPr>
        <w:t xml:space="preserve">metabolic rate </w:t>
      </w:r>
      <w:r w:rsidRPr="002168B8">
        <w:rPr>
          <w:rFonts w:ascii="Times New Roman" w:hAnsi="Times New Roman"/>
          <w:i/>
        </w:rPr>
        <w:t>b</w:t>
      </w:r>
      <w:r w:rsidRPr="002168B8">
        <w:rPr>
          <w:rFonts w:ascii="Times New Roman" w:hAnsi="Times New Roman"/>
          <w:i/>
          <w:vertAlign w:val="subscript"/>
        </w:rPr>
        <w:t>i</w:t>
      </w:r>
      <w:r>
        <w:rPr>
          <w:rFonts w:ascii="Times New Roman" w:hAnsi="Times New Roman"/>
        </w:rPr>
        <w:t xml:space="preserve"> – in our case, oxygen </w:t>
      </w:r>
      <w:r>
        <w:rPr>
          <w:rFonts w:ascii="Times New Roman" w:hAnsi="Times New Roman"/>
        </w:rPr>
        <w:lastRenderedPageBreak/>
        <w:t>production via photosynthesis or consumption via respiration - in this model</w:t>
      </w:r>
      <w:r w:rsidRPr="0084135A">
        <w:rPr>
          <w:rFonts w:ascii="Times New Roman" w:hAnsi="Times New Roman"/>
        </w:rPr>
        <w:t xml:space="preserve"> is a special case of a more complex equation that allows each species to follow a thermal performance curve</w:t>
      </w:r>
      <w:r w:rsidR="00497087">
        <w:rPr>
          <w:rFonts w:ascii="Times New Roman" w:hAnsi="Times New Roman"/>
        </w:rPr>
        <w:t xml:space="preserve"> (TPC)</w:t>
      </w:r>
      <w:r w:rsidRPr="0084135A">
        <w:rPr>
          <w:rFonts w:ascii="Times New Roman" w:hAnsi="Times New Roman"/>
        </w:rPr>
        <w:t>, often described by a modified Sharpe-</w:t>
      </w:r>
      <w:proofErr w:type="spellStart"/>
      <w:r w:rsidRPr="0084135A">
        <w:rPr>
          <w:rFonts w:ascii="Times New Roman" w:hAnsi="Times New Roman"/>
        </w:rPr>
        <w:t>Scho</w:t>
      </w:r>
      <w:r>
        <w:rPr>
          <w:rFonts w:ascii="Times New Roman" w:hAnsi="Times New Roman"/>
        </w:rPr>
        <w:t>ol</w:t>
      </w:r>
      <w:r w:rsidRPr="0084135A">
        <w:rPr>
          <w:rFonts w:ascii="Times New Roman" w:hAnsi="Times New Roman"/>
        </w:rPr>
        <w:t>field</w:t>
      </w:r>
      <w:proofErr w:type="spellEnd"/>
      <w:r w:rsidRPr="0084135A">
        <w:rPr>
          <w:rFonts w:ascii="Times New Roman" w:hAnsi="Times New Roman"/>
        </w:rPr>
        <w:t xml:space="preserve"> equation</w:t>
      </w:r>
      <w:r>
        <w:rPr>
          <w:rFonts w:ascii="Times New Roman" w:hAnsi="Times New Roman"/>
        </w:rPr>
        <w:t xml:space="preserve"> </w:t>
      </w:r>
      <w:r>
        <w:rPr>
          <w:rFonts w:ascii="Times New Roman" w:hAnsi="Times New Roman"/>
        </w:rPr>
        <w:fldChar w:fldCharType="begin"/>
      </w:r>
      <w:r w:rsidR="00FC27DB">
        <w:rPr>
          <w:rFonts w:ascii="Times New Roman" w:hAnsi="Times New Roman"/>
        </w:rPr>
        <w:instrText xml:space="preserve"> ADDIN PAPERS2_CITATIONS &lt;citation&gt;&lt;priority&gt;0&lt;/priority&gt;&lt;uuid&gt;14C2D4D8-DE29-4303-AF2D-7CBDD892D836&lt;/uuid&gt;&lt;publications&gt;&lt;publication&gt;&lt;subtype&gt;400&lt;/subtype&gt;&lt;title&gt;Scaling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Non-linear regression of biological temperature-dependent rate models based on absolute reaction-rate theory&lt;/title&gt;&lt;url&gt;https://ac.els-cdn.com/0022519381902460/1-s2.0-0022519381902460-main.pdf?_tid=645787ce-0b56-43d1-9188-2e97005a3b94&amp;amp;acdnat=1520245025_368083e3636d60ee5c22e85daab382dc&lt;/url&gt;&lt;volume&gt;88&lt;/volume&gt;&lt;publication_date&gt;99198109091200000000222000&lt;/publication_date&gt;&lt;uuid&gt;E594B6FD-0368-47C7-8BD9-1AE426336A6D&lt;/uuid&gt;&lt;type&gt;400&lt;/type&gt;&lt;startpage&gt;719&lt;/startpage&gt;&lt;endpage&gt;731&lt;/endpage&gt;&lt;bundle&gt;&lt;publication&gt;&lt;title&gt;Journal of Theoretical Biology&lt;/title&gt;&lt;uuid&gt;73F3B940-8B89-4B57-A20D-FF7B5013E3BF&lt;/uuid&gt;&lt;subtype&gt;-100&lt;/subtype&gt;&lt;type&gt;-100&lt;/type&gt;&lt;/publication&gt;&lt;/bundle&gt;&lt;authors&gt;&lt;author&gt;&lt;lastName&gt;Schoolfield&lt;/lastName&gt;&lt;firstName&gt;R&lt;/firstName&gt;&lt;middleNames&gt;M&lt;/middleNames&gt;&lt;/author&gt;&lt;/authors&gt;&lt;/publication&gt;&lt;/publications&gt;&lt;cites&gt;&lt;/cites&gt;&lt;/citation&gt;</w:instrText>
      </w:r>
      <w:r>
        <w:rPr>
          <w:rFonts w:ascii="Times New Roman" w:hAnsi="Times New Roman"/>
        </w:rPr>
        <w:fldChar w:fldCharType="separate"/>
      </w:r>
      <w:r w:rsidR="00AF2A57">
        <w:rPr>
          <w:rFonts w:ascii="Times New Roman" w:hAnsi="Times New Roman"/>
          <w:lang w:val="en-US" w:eastAsia="de-DE"/>
        </w:rPr>
        <w:t>[10,20,65]</w:t>
      </w:r>
      <w:r>
        <w:rPr>
          <w:rFonts w:ascii="Times New Roman" w:hAnsi="Times New Roman"/>
        </w:rPr>
        <w:fldChar w:fldCharType="end"/>
      </w:r>
      <w:r w:rsidRPr="0084135A">
        <w:rPr>
          <w:rFonts w:ascii="Times New Roman" w:hAnsi="Times New Roman"/>
        </w:rPr>
        <w:t>, in which</w:t>
      </w:r>
      <w:r>
        <w:rPr>
          <w:rFonts w:ascii="Times New Roman" w:hAnsi="Times New Roman"/>
        </w:rPr>
        <w:t xml:space="preserve"> an individual’s or population’s</w:t>
      </w:r>
      <w:r w:rsidRPr="0084135A">
        <w:rPr>
          <w:rFonts w:ascii="Times New Roman" w:hAnsi="Times New Roman"/>
        </w:rPr>
        <w:t xml:space="preserve"> performance declines at high temperatures</w:t>
      </w:r>
      <w:r>
        <w:rPr>
          <w:rFonts w:ascii="Times New Roman" w:hAnsi="Times New Roman"/>
        </w:rPr>
        <w:t xml:space="preserve"> above some optimal temperature</w:t>
      </w:r>
      <w:r w:rsidRPr="0084135A">
        <w:rPr>
          <w:rFonts w:ascii="Times New Roman" w:hAnsi="Times New Roman"/>
        </w:rPr>
        <w:t xml:space="preserve">. </w:t>
      </w:r>
      <w:r>
        <w:rPr>
          <w:rFonts w:ascii="Times New Roman" w:hAnsi="Times New Roman"/>
        </w:rPr>
        <w:t xml:space="preserve">We do not use this TPC model here for two reasons: we do not expect photosynthesis or respiration to exceed optimal operating temperatures in our system for most taxa </w:t>
      </w:r>
      <w:r w:rsidR="00C51D8D">
        <w:rPr>
          <w:rFonts w:ascii="Times New Roman" w:hAnsi="Times New Roman"/>
        </w:rPr>
        <w:t>based on the fact that we collected them locally from a lake and habitat type (shallow pond) near the experimental site.</w:t>
      </w:r>
      <w:r>
        <w:rPr>
          <w:rFonts w:ascii="Times New Roman" w:hAnsi="Times New Roman"/>
        </w:rPr>
        <w:t xml:space="preserve"> </w:t>
      </w:r>
      <w:r w:rsidR="00497087">
        <w:rPr>
          <w:rFonts w:ascii="Times New Roman" w:hAnsi="Times New Roman"/>
        </w:rPr>
        <w:t xml:space="preserve">We model our system using equations based on </w:t>
      </w:r>
      <w:proofErr w:type="spellStart"/>
      <w:r w:rsidR="00497087">
        <w:rPr>
          <w:rFonts w:ascii="Times New Roman" w:hAnsi="Times New Roman"/>
        </w:rPr>
        <w:t>Eqn</w:t>
      </w:r>
      <w:proofErr w:type="spellEnd"/>
      <w:r w:rsidR="00497087">
        <w:rPr>
          <w:rFonts w:ascii="Times New Roman" w:hAnsi="Times New Roman"/>
        </w:rPr>
        <w:t xml:space="preserve"> 2. </w:t>
      </w:r>
      <w:r w:rsidR="00C51D8D">
        <w:rPr>
          <w:rFonts w:ascii="Times New Roman" w:hAnsi="Times New Roman"/>
        </w:rPr>
        <w:t>W</w:t>
      </w:r>
      <w:r>
        <w:rPr>
          <w:rFonts w:ascii="Times New Roman" w:hAnsi="Times New Roman"/>
        </w:rPr>
        <w:t>e believe th</w:t>
      </w:r>
      <w:r w:rsidR="00497087">
        <w:rPr>
          <w:rFonts w:ascii="Times New Roman" w:hAnsi="Times New Roman"/>
        </w:rPr>
        <w:t>is</w:t>
      </w:r>
      <w:r>
        <w:rPr>
          <w:rFonts w:ascii="Times New Roman" w:hAnsi="Times New Roman"/>
        </w:rPr>
        <w:t xml:space="preserve"> simpler exponential </w:t>
      </w:r>
      <w:r w:rsidR="00497087">
        <w:rPr>
          <w:rFonts w:ascii="Times New Roman" w:hAnsi="Times New Roman"/>
        </w:rPr>
        <w:t xml:space="preserve">model </w:t>
      </w:r>
      <w:r>
        <w:rPr>
          <w:rFonts w:ascii="Times New Roman" w:hAnsi="Times New Roman"/>
        </w:rPr>
        <w:t xml:space="preserve">is a suitable hypothesis for cross-system comparison </w:t>
      </w:r>
      <w:r w:rsidR="00497087">
        <w:rPr>
          <w:rFonts w:ascii="Times New Roman" w:hAnsi="Times New Roman"/>
        </w:rPr>
        <w:t xml:space="preserve">in which community phenotypes or taxonomic composition may turnover along the thermal gradient </w:t>
      </w:r>
      <w:r w:rsidR="002D7F66">
        <w:rPr>
          <w:rFonts w:ascii="Times New Roman" w:hAnsi="Times New Roman"/>
          <w:lang w:val="en-US" w:eastAsia="de-DE"/>
        </w:rPr>
        <w:t>[17,23]</w:t>
      </w:r>
      <w:r w:rsidR="00497087">
        <w:rPr>
          <w:rFonts w:ascii="Times New Roman" w:hAnsi="Times New Roman"/>
        </w:rPr>
        <w:t>. W</w:t>
      </w:r>
      <w:r>
        <w:rPr>
          <w:rFonts w:ascii="Times New Roman" w:hAnsi="Times New Roman"/>
        </w:rPr>
        <w:t>e do not have thermal performance data for the many species in our communities that would allow fitting of thermal performance curves within communities</w:t>
      </w:r>
      <w:r w:rsidR="00497087">
        <w:rPr>
          <w:rFonts w:ascii="Times New Roman" w:hAnsi="Times New Roman"/>
        </w:rPr>
        <w:t xml:space="preserve"> to test an alternate approach</w:t>
      </w:r>
      <w:r>
        <w:rPr>
          <w:rFonts w:ascii="Times New Roman" w:hAnsi="Times New Roman"/>
        </w:rPr>
        <w:t xml:space="preserve">. </w:t>
      </w:r>
    </w:p>
    <w:p w14:paraId="5C5EB395" w14:textId="77777777"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p>
    <w:p w14:paraId="08E604B8" w14:textId="377D6136"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We modeled </w:t>
      </w:r>
      <w:r w:rsidR="00C51D8D">
        <w:rPr>
          <w:rFonts w:ascii="Times New Roman" w:hAnsi="Times New Roman"/>
        </w:rPr>
        <w:t>M</w:t>
      </w:r>
      <w:r w:rsidR="00C51D8D">
        <w:rPr>
          <w:rFonts w:ascii="Times New Roman" w:hAnsi="Times New Roman"/>
          <w:vertAlign w:val="subscript"/>
        </w:rPr>
        <w:t>B</w:t>
      </w:r>
      <w:r>
        <w:rPr>
          <w:rFonts w:ascii="Times New Roman" w:hAnsi="Times New Roman"/>
        </w:rPr>
        <w:t xml:space="preserve"> </w:t>
      </w:r>
      <w:r w:rsidR="0067744E">
        <w:rPr>
          <w:rFonts w:ascii="Times New Roman" w:hAnsi="Times New Roman"/>
        </w:rPr>
        <w:t>(</w:t>
      </w:r>
      <w:proofErr w:type="spellStart"/>
      <w:r w:rsidR="006537D0">
        <w:rPr>
          <w:rFonts w:ascii="Times New Roman" w:hAnsi="Times New Roman"/>
        </w:rPr>
        <w:t>E</w:t>
      </w:r>
      <w:r>
        <w:rPr>
          <w:rFonts w:ascii="Times New Roman" w:hAnsi="Times New Roman"/>
        </w:rPr>
        <w:t>qn</w:t>
      </w:r>
      <w:proofErr w:type="spellEnd"/>
      <w:r>
        <w:rPr>
          <w:rFonts w:ascii="Times New Roman" w:hAnsi="Times New Roman"/>
        </w:rPr>
        <w:t xml:space="preserve"> 3</w:t>
      </w:r>
      <w:r w:rsidR="0067744E">
        <w:rPr>
          <w:rFonts w:ascii="Times New Roman" w:hAnsi="Times New Roman"/>
        </w:rPr>
        <w:t>)</w:t>
      </w:r>
      <w:r>
        <w:rPr>
          <w:rFonts w:ascii="Times New Roman" w:hAnsi="Times New Roman"/>
        </w:rPr>
        <w:t xml:space="preserve"> by including a term for trophic </w:t>
      </w:r>
      <w:r w:rsidR="00C51D8D">
        <w:rPr>
          <w:rFonts w:ascii="Times New Roman" w:hAnsi="Times New Roman"/>
        </w:rPr>
        <w:t>treatment (</w:t>
      </w:r>
      <w:proofErr w:type="spellStart"/>
      <w:r w:rsidR="00C51D8D">
        <w:rPr>
          <w:rFonts w:ascii="Times New Roman" w:hAnsi="Times New Roman"/>
        </w:rPr>
        <w:t>Z</w:t>
      </w:r>
      <w:r w:rsidR="00C51D8D">
        <w:rPr>
          <w:rFonts w:ascii="Times New Roman" w:hAnsi="Times New Roman"/>
          <w:vertAlign w:val="subscript"/>
        </w:rPr>
        <w:t>j</w:t>
      </w:r>
      <w:proofErr w:type="spellEnd"/>
      <w:r w:rsidR="00C51D8D">
        <w:rPr>
          <w:rFonts w:ascii="Times New Roman" w:hAnsi="Times New Roman"/>
        </w:rPr>
        <w:t xml:space="preserve">) </w:t>
      </w:r>
      <w:r>
        <w:rPr>
          <w:rFonts w:ascii="Times New Roman" w:hAnsi="Times New Roman"/>
        </w:rPr>
        <w:t>in the intercept term (</w:t>
      </w:r>
      <w:proofErr w:type="spellStart"/>
      <w:r w:rsidR="006537D0">
        <w:rPr>
          <w:rFonts w:ascii="Times New Roman" w:hAnsi="Times New Roman"/>
        </w:rPr>
        <w:t>E</w:t>
      </w:r>
      <w:r>
        <w:rPr>
          <w:rFonts w:ascii="Times New Roman" w:hAnsi="Times New Roman"/>
        </w:rPr>
        <w:t>qn</w:t>
      </w:r>
      <w:proofErr w:type="spellEnd"/>
      <w:r>
        <w:rPr>
          <w:rFonts w:ascii="Times New Roman" w:hAnsi="Times New Roman"/>
        </w:rPr>
        <w:t xml:space="preserve"> 3 rearranged and </w:t>
      </w:r>
      <w:r w:rsidR="00C51D8D">
        <w:rPr>
          <w:rFonts w:ascii="Times New Roman" w:hAnsi="Times New Roman"/>
        </w:rPr>
        <w:t>log transformed</w:t>
      </w:r>
      <w:r>
        <w:rPr>
          <w:rFonts w:ascii="Times New Roman" w:hAnsi="Times New Roman"/>
        </w:rPr>
        <w:t xml:space="preserve">): </w:t>
      </w:r>
    </w:p>
    <w:p w14:paraId="7B4FBE96" w14:textId="727907BC" w:rsidR="00B46F78" w:rsidRDefault="008D42BD" w:rsidP="00B46F78">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m:rPr>
                <m:sty m:val="p"/>
              </m:rPr>
              <w:rPr>
                <w:rFonts w:ascii="Cambria Math" w:hAnsi="Cambria Math"/>
              </w:rPr>
              <m:t>ln⁡</m:t>
            </m:r>
            <m:r>
              <w:rPr>
                <w:rFonts w:ascii="Cambria Math" w:hAnsi="Cambria Math"/>
              </w:rPr>
              <m:t>(M</m:t>
            </m:r>
          </m:e>
          <m:sub>
            <m:r>
              <w:rPr>
                <w:rFonts w:ascii="Cambria Math" w:hAnsi="Cambria Math"/>
              </w:rPr>
              <m:t>B</m:t>
            </m:r>
          </m:sub>
        </m:sSub>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R</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MB</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j</m:t>
                    </m:r>
                  </m:sub>
                </m:sSub>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7</w:t>
      </w:r>
    </w:p>
    <w:p w14:paraId="1E6A809C" w14:textId="77777777" w:rsidR="00B46F78" w:rsidRDefault="00B46F78" w:rsidP="00EC007D">
      <w:pPr>
        <w:widowControl w:val="0"/>
        <w:autoSpaceDE w:val="0"/>
        <w:autoSpaceDN w:val="0"/>
        <w:adjustRightInd w:val="0"/>
        <w:spacing w:after="0" w:line="480" w:lineRule="auto"/>
        <w:rPr>
          <w:rFonts w:ascii="Times New Roman" w:hAnsi="Times New Roman"/>
        </w:rPr>
      </w:pPr>
    </w:p>
    <w:p w14:paraId="47A46DCF" w14:textId="7A2EF593" w:rsidR="000B7F40" w:rsidRPr="000B7F40" w:rsidRDefault="000B7F40" w:rsidP="004E662C">
      <w:pPr>
        <w:spacing w:after="0" w:line="480" w:lineRule="auto"/>
        <w:rPr>
          <w:rFonts w:ascii="Times New Roman" w:hAnsi="Times New Roman"/>
        </w:rPr>
      </w:pPr>
      <w:r>
        <w:rPr>
          <w:rFonts w:ascii="Times New Roman" w:hAnsi="Times New Roman"/>
        </w:rPr>
        <w:tab/>
        <w:t>We derived the expression for the trophic cascade by relating algal biomass in the AGP and AG treatments:</w:t>
      </w:r>
    </w:p>
    <w:p w14:paraId="1638B591" w14:textId="10933CD4" w:rsidR="000B7F40" w:rsidRPr="000B7F40" w:rsidRDefault="008D42BD"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R.AGP</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AGP</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den>
                </m:f>
              </m:num>
              <m:den>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8</w:t>
      </w:r>
    </w:p>
    <w:p w14:paraId="275A8515" w14:textId="07C9C35E" w:rsidR="000B7F40" w:rsidRDefault="000B7F40" w:rsidP="004E662C">
      <w:pPr>
        <w:spacing w:after="0" w:line="480" w:lineRule="auto"/>
        <w:rPr>
          <w:rFonts w:ascii="Times New Roman" w:hAnsi="Times New Roman"/>
          <w:b/>
        </w:rPr>
      </w:pPr>
    </w:p>
    <w:p w14:paraId="6258AA23" w14:textId="35716377" w:rsidR="000B7F40" w:rsidRPr="000B7F40" w:rsidRDefault="000B7F40" w:rsidP="004E662C">
      <w:pPr>
        <w:spacing w:after="0" w:line="480" w:lineRule="auto"/>
        <w:rPr>
          <w:rFonts w:ascii="Times New Roman" w:hAnsi="Times New Roman"/>
        </w:rPr>
      </w:pPr>
      <w:r>
        <w:rPr>
          <w:rFonts w:ascii="Times New Roman" w:hAnsi="Times New Roman"/>
        </w:rPr>
        <w:lastRenderedPageBreak/>
        <w:t xml:space="preserve">We then </w:t>
      </w:r>
      <w:r w:rsidR="00F320D0">
        <w:rPr>
          <w:rFonts w:ascii="Times New Roman" w:hAnsi="Times New Roman"/>
        </w:rPr>
        <w:t>simplified and added</w:t>
      </w:r>
      <w:r w:rsidR="007F510D">
        <w:rPr>
          <w:rFonts w:ascii="Times New Roman" w:hAnsi="Times New Roman"/>
        </w:rPr>
        <w:t xml:space="preserve"> temperature dependence of mass </w:t>
      </w:r>
      <w:r w:rsidR="006537D0">
        <w:rPr>
          <w:rFonts w:ascii="Times New Roman" w:hAnsi="Times New Roman"/>
        </w:rPr>
        <w:t>(</w:t>
      </w:r>
      <w:proofErr w:type="spellStart"/>
      <w:r w:rsidR="006537D0" w:rsidRPr="006537D0">
        <w:rPr>
          <w:rFonts w:ascii="Times New Roman" w:hAnsi="Times New Roman"/>
          <w:i/>
        </w:rPr>
        <w:t>E</w:t>
      </w:r>
      <w:r w:rsidR="006537D0" w:rsidRPr="006537D0">
        <w:rPr>
          <w:rFonts w:ascii="Times New Roman" w:hAnsi="Times New Roman"/>
          <w:i/>
          <w:vertAlign w:val="subscript"/>
        </w:rPr>
        <w:t>m</w:t>
      </w:r>
      <w:proofErr w:type="spellEnd"/>
      <w:r w:rsidR="006537D0">
        <w:rPr>
          <w:rFonts w:ascii="Times New Roman" w:hAnsi="Times New Roman"/>
        </w:rPr>
        <w:t xml:space="preserve">) </w:t>
      </w:r>
      <w:r w:rsidR="007F510D">
        <w:rPr>
          <w:rFonts w:ascii="Times New Roman" w:hAnsi="Times New Roman"/>
        </w:rPr>
        <w:t>and normalization constants</w:t>
      </w:r>
      <w:r w:rsidR="006537D0">
        <w:rPr>
          <w:rFonts w:ascii="Times New Roman" w:hAnsi="Times New Roman"/>
        </w:rPr>
        <w:t xml:space="preserve"> (</w:t>
      </w:r>
      <w:proofErr w:type="spellStart"/>
      <w:r w:rsidR="006537D0" w:rsidRPr="006537D0">
        <w:rPr>
          <w:rFonts w:ascii="Times New Roman" w:hAnsi="Times New Roman"/>
          <w:i/>
        </w:rPr>
        <w:t>E</w:t>
      </w:r>
      <w:r w:rsidR="006537D0">
        <w:rPr>
          <w:rFonts w:ascii="Times New Roman" w:hAnsi="Times New Roman"/>
          <w:i/>
          <w:vertAlign w:val="subscript"/>
        </w:rPr>
        <w:t>b</w:t>
      </w:r>
      <w:proofErr w:type="spellEnd"/>
      <w:r w:rsidR="006537D0">
        <w:rPr>
          <w:rFonts w:ascii="Times New Roman" w:hAnsi="Times New Roman"/>
        </w:rPr>
        <w:t>)</w:t>
      </w:r>
      <w:r w:rsidR="00F320D0">
        <w:rPr>
          <w:rFonts w:ascii="Times New Roman" w:hAnsi="Times New Roman"/>
        </w:rPr>
        <w:t>.</w:t>
      </w:r>
      <w:r w:rsidR="007F510D">
        <w:rPr>
          <w:rFonts w:ascii="Times New Roman" w:hAnsi="Times New Roman"/>
        </w:rPr>
        <w:t xml:space="preserve"> </w:t>
      </w:r>
      <w:r w:rsidR="00F320D0">
        <w:rPr>
          <w:rFonts w:ascii="Times New Roman" w:hAnsi="Times New Roman"/>
        </w:rPr>
        <w:t>I</w:t>
      </w:r>
      <w:r w:rsidR="007F510D">
        <w:rPr>
          <w:rFonts w:ascii="Times New Roman" w:hAnsi="Times New Roman"/>
        </w:rPr>
        <w:t>n the absence of additional information about their functional forms, we used general Arrhenius functions, but we note that other functions could be used if appropriate. Consequently,</w:t>
      </w:r>
      <w:r w:rsidR="00F320D0">
        <w:rPr>
          <w:rFonts w:ascii="Times New Roman" w:hAnsi="Times New Roman"/>
        </w:rPr>
        <w:t xml:space="preserve"> the</w:t>
      </w:r>
      <w:r w:rsidR="007F510D">
        <w:rPr>
          <w:rFonts w:ascii="Times New Roman" w:hAnsi="Times New Roman"/>
        </w:rPr>
        <w:t xml:space="preserve"> </w:t>
      </w:r>
      <w:r w:rsidR="00A32EA5">
        <w:rPr>
          <w:rFonts w:ascii="Times New Roman" w:hAnsi="Times New Roman"/>
        </w:rPr>
        <w:t xml:space="preserve">ratio of </w:t>
      </w:r>
      <w:r w:rsidR="00F320D0" w:rsidRPr="00F320D0">
        <w:rPr>
          <w:rFonts w:ascii="Times New Roman" w:hAnsi="Times New Roman"/>
          <w:i/>
        </w:rPr>
        <w:t>M</w:t>
      </w:r>
      <w:r w:rsidR="00F320D0" w:rsidRPr="00F320D0">
        <w:rPr>
          <w:rFonts w:ascii="Times New Roman" w:hAnsi="Times New Roman"/>
          <w:i/>
          <w:vertAlign w:val="subscript"/>
        </w:rPr>
        <w:t>B</w:t>
      </w:r>
      <w:r w:rsidR="00A32EA5">
        <w:rPr>
          <w:rFonts w:ascii="Times New Roman" w:hAnsi="Times New Roman"/>
        </w:rPr>
        <w:t xml:space="preserve"> </w:t>
      </w:r>
      <w:r w:rsidR="00CA1FE1">
        <w:rPr>
          <w:rFonts w:ascii="Times New Roman" w:hAnsi="Times New Roman"/>
        </w:rPr>
        <w:t>with and without predators</w:t>
      </w:r>
      <w:r w:rsidR="00F320D0">
        <w:rPr>
          <w:rFonts w:ascii="Times New Roman" w:hAnsi="Times New Roman"/>
        </w:rPr>
        <w:t xml:space="preserve"> </w:t>
      </w:r>
      <w:r w:rsidR="00A32EA5">
        <w:rPr>
          <w:rFonts w:ascii="Times New Roman" w:hAnsi="Times New Roman"/>
        </w:rPr>
        <w:t>may vary with temperature</w:t>
      </w:r>
      <w:r w:rsidR="007F510D">
        <w:rPr>
          <w:rFonts w:ascii="Times New Roman" w:hAnsi="Times New Roman"/>
        </w:rPr>
        <w:t xml:space="preserve"> </w:t>
      </w:r>
      <w:r w:rsidR="00A32EA5">
        <w:rPr>
          <w:rFonts w:ascii="Times New Roman" w:hAnsi="Times New Roman"/>
        </w:rPr>
        <w:t>according to the</w:t>
      </w:r>
      <w:r w:rsidR="007F510D">
        <w:rPr>
          <w:rFonts w:ascii="Times New Roman" w:hAnsi="Times New Roman"/>
        </w:rPr>
        <w:t xml:space="preserve"> relative temperature dependences of thermal traits and size distributions: </w:t>
      </w:r>
    </w:p>
    <w:p w14:paraId="101A0AD1" w14:textId="6611A82F" w:rsidR="000B7F40" w:rsidRPr="00A32EA5" w:rsidRDefault="008D42BD"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m:t>
                        </m:r>
                      </m:sub>
                    </m:sSub>
                    <m:r>
                      <w:rPr>
                        <w:rFonts w:ascii="Cambria Math" w:hAnsi="Cambria Math"/>
                      </w:rPr>
                      <m:t>/kT</m:t>
                    </m:r>
                  </m:sup>
                </m:sSup>
              </m:num>
              <m:den>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m.agp</m:t>
                        </m:r>
                      </m:sub>
                    </m:sSub>
                    <m:r>
                      <w:rPr>
                        <w:rFonts w:ascii="Cambria Math" w:hAnsi="Cambria Math"/>
                      </w:rPr>
                      <m:t>/kT</m:t>
                    </m:r>
                  </m:sup>
                </m:sSup>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9</w:t>
      </w:r>
    </w:p>
    <w:p w14:paraId="174FFBAE" w14:textId="77777777" w:rsidR="00A32EA5" w:rsidRPr="007F510D" w:rsidRDefault="00A32EA5" w:rsidP="004E662C">
      <w:pPr>
        <w:spacing w:after="0" w:line="480" w:lineRule="auto"/>
        <w:rPr>
          <w:rFonts w:ascii="Times New Roman" w:hAnsi="Times New Roman"/>
        </w:rPr>
      </w:pPr>
    </w:p>
    <w:p w14:paraId="50CEF760" w14:textId="5615EA6E" w:rsidR="00A32EA5" w:rsidRPr="00A32EA5" w:rsidRDefault="00A32EA5" w:rsidP="004E662C">
      <w:pPr>
        <w:spacing w:after="0" w:line="480" w:lineRule="auto"/>
        <w:rPr>
          <w:rFonts w:ascii="Times New Roman" w:hAnsi="Times New Roman"/>
        </w:rPr>
      </w:pPr>
      <w:r>
        <w:rPr>
          <w:rFonts w:ascii="Times New Roman" w:hAnsi="Times New Roman"/>
        </w:rPr>
        <w:t xml:space="preserve">and the strength of the trophic cascade may therefore be expected to decline with a temperature dependence that reflects the </w:t>
      </w:r>
      <w:r w:rsidR="00442FAD">
        <w:rPr>
          <w:rFonts w:ascii="Times New Roman" w:hAnsi="Times New Roman"/>
        </w:rPr>
        <w:t>temperature dependences of mass and normalized performance for each trophic treatment</w:t>
      </w:r>
      <w:r>
        <w:rPr>
          <w:rFonts w:ascii="Times New Roman" w:hAnsi="Times New Roman"/>
        </w:rPr>
        <w:t xml:space="preserve">: </w:t>
      </w:r>
    </w:p>
    <w:p w14:paraId="2E30F14D" w14:textId="1BE8F96A" w:rsidR="007F510D" w:rsidRDefault="008D42BD" w:rsidP="007F510D">
      <w:pPr>
        <w:spacing w:after="0" w:line="480" w:lineRule="auto"/>
        <w:rPr>
          <w:rFonts w:ascii="Times New Roman" w:hAnsi="Times New Roman"/>
          <w:b/>
        </w:rPr>
      </w:pPr>
      <m:oMath>
        <m:sSub>
          <m:sSubPr>
            <m:ctrlPr>
              <w:rPr>
                <w:rFonts w:ascii="Cambria Math" w:hAnsi="Cambria Math"/>
                <w:i/>
              </w:rPr>
            </m:ctrlPr>
          </m:sSubPr>
          <m:e>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10</w:t>
      </w:r>
    </w:p>
    <w:p w14:paraId="280C45AB" w14:textId="37D180EF" w:rsidR="00B46F78" w:rsidRDefault="00B46F78" w:rsidP="004E662C">
      <w:pPr>
        <w:spacing w:after="0" w:line="480" w:lineRule="auto"/>
        <w:rPr>
          <w:rFonts w:ascii="Times New Roman" w:hAnsi="Times New Roman"/>
          <w:b/>
        </w:rPr>
      </w:pPr>
    </w:p>
    <w:p w14:paraId="7B4C2112" w14:textId="5255B132" w:rsidR="00CA1FE1" w:rsidRPr="00CA1FE1" w:rsidRDefault="00CA1FE1" w:rsidP="004E662C">
      <w:pPr>
        <w:spacing w:after="0" w:line="480" w:lineRule="auto"/>
        <w:rPr>
          <w:rFonts w:ascii="Times New Roman" w:hAnsi="Times New Roman"/>
        </w:rPr>
      </w:pPr>
      <w:r>
        <w:rPr>
          <w:rFonts w:ascii="Times New Roman" w:hAnsi="Times New Roman"/>
        </w:rPr>
        <w:t xml:space="preserve">We modeled zooplankton density (N / L) as a function of mean weekly ecosystem temperature </w:t>
      </w:r>
      <w:proofErr w:type="spellStart"/>
      <w:r>
        <w:rPr>
          <w:rFonts w:ascii="Times New Roman" w:hAnsi="Times New Roman"/>
        </w:rPr>
        <w:t>T</w:t>
      </w:r>
      <w:r>
        <w:rPr>
          <w:rFonts w:ascii="Times New Roman" w:hAnsi="Times New Roman"/>
          <w:vertAlign w:val="subscript"/>
        </w:rPr>
        <w:t>wj</w:t>
      </w:r>
      <w:proofErr w:type="spellEnd"/>
      <w:r>
        <w:rPr>
          <w:rFonts w:ascii="Times New Roman" w:hAnsi="Times New Roman"/>
        </w:rPr>
        <w:t xml:space="preserve"> and ecosystem trophic structure </w:t>
      </w:r>
      <w:proofErr w:type="spellStart"/>
      <w:r>
        <w:rPr>
          <w:rFonts w:ascii="Times New Roman" w:hAnsi="Times New Roman"/>
        </w:rPr>
        <w:t>Z</w:t>
      </w:r>
      <w:r w:rsidRPr="00CA1FE1">
        <w:rPr>
          <w:rFonts w:ascii="Times New Roman" w:hAnsi="Times New Roman"/>
          <w:vertAlign w:val="subscript"/>
        </w:rPr>
        <w:t>j</w:t>
      </w:r>
      <w:proofErr w:type="spellEnd"/>
      <w:r>
        <w:rPr>
          <w:rFonts w:ascii="Times New Roman" w:hAnsi="Times New Roman"/>
        </w:rPr>
        <w:t xml:space="preserve">, with ecosystem identity as a random effect. </w:t>
      </w:r>
    </w:p>
    <w:p w14:paraId="4CA2D1CC" w14:textId="0C62787A" w:rsidR="00EC007D" w:rsidRPr="0084135A" w:rsidRDefault="00EC007D" w:rsidP="004E662C">
      <w:pPr>
        <w:spacing w:after="0" w:line="480" w:lineRule="auto"/>
        <w:rPr>
          <w:rFonts w:ascii="Times New Roman" w:hAnsi="Times New Roman"/>
          <w:b/>
        </w:rPr>
      </w:pPr>
    </w:p>
    <w:p w14:paraId="65FB6790" w14:textId="77777777" w:rsidR="004E662C" w:rsidRPr="0084135A" w:rsidRDefault="004E662C" w:rsidP="004E662C">
      <w:pPr>
        <w:spacing w:after="0" w:line="480" w:lineRule="auto"/>
        <w:outlineLvl w:val="0"/>
        <w:rPr>
          <w:rFonts w:ascii="Times New Roman" w:hAnsi="Times New Roman"/>
          <w:b/>
        </w:rPr>
      </w:pPr>
      <w:r w:rsidRPr="0084135A">
        <w:rPr>
          <w:rFonts w:ascii="Times New Roman" w:hAnsi="Times New Roman"/>
          <w:b/>
        </w:rPr>
        <w:t>Statistical Analysis</w:t>
      </w:r>
    </w:p>
    <w:p w14:paraId="65A58F9D" w14:textId="03163B95" w:rsidR="00286E3B" w:rsidRPr="0084135A" w:rsidRDefault="00286E3B" w:rsidP="00286E3B">
      <w:pPr>
        <w:widowControl w:val="0"/>
        <w:autoSpaceDE w:val="0"/>
        <w:autoSpaceDN w:val="0"/>
        <w:adjustRightInd w:val="0"/>
        <w:spacing w:after="240" w:line="480" w:lineRule="auto"/>
        <w:rPr>
          <w:rFonts w:ascii="Times New Roman" w:hAnsi="Times New Roman"/>
          <w:lang w:val="en-US"/>
        </w:rPr>
      </w:pPr>
      <w:r>
        <w:rPr>
          <w:rFonts w:ascii="Times New Roman" w:hAnsi="Times New Roman"/>
          <w:lang w:val="en-US"/>
        </w:rPr>
        <w:t>We tested our hypotheses about whether effects of temperature on metabolism are modified at the ecosystem level by species interactions using a regression experimental design</w:t>
      </w:r>
      <w:r w:rsidR="00CF2180">
        <w:rPr>
          <w:rFonts w:ascii="Times New Roman" w:hAnsi="Times New Roman"/>
          <w:lang w:val="en-US"/>
        </w:rPr>
        <w:t xml:space="preserve"> involving 30 independent ecosystems (Fig S1)</w:t>
      </w:r>
      <w:r>
        <w:rPr>
          <w:rFonts w:ascii="Times New Roman" w:hAnsi="Times New Roman"/>
          <w:lang w:val="en-US"/>
        </w:rPr>
        <w:t xml:space="preserve">. </w:t>
      </w:r>
      <w:r w:rsidR="006031CE">
        <w:rPr>
          <w:rFonts w:ascii="Times New Roman" w:hAnsi="Times New Roman"/>
          <w:lang w:val="en-US"/>
        </w:rPr>
        <w:t>W</w:t>
      </w:r>
      <w:r w:rsidRPr="0084135A">
        <w:rPr>
          <w:rFonts w:ascii="Times New Roman" w:hAnsi="Times New Roman"/>
          <w:lang w:val="en-US"/>
        </w:rPr>
        <w:t>e maintained ecosystems at distinct temperatures in a regression design with mean</w:t>
      </w:r>
      <w:r w:rsidR="006031CE">
        <w:rPr>
          <w:rFonts w:ascii="Times New Roman" w:hAnsi="Times New Roman"/>
          <w:lang w:val="en-US"/>
        </w:rPr>
        <w:t xml:space="preserve"> ecosystem</w:t>
      </w:r>
      <w:r w:rsidRPr="0084135A">
        <w:rPr>
          <w:rFonts w:ascii="Times New Roman" w:hAnsi="Times New Roman"/>
          <w:lang w:val="en-US"/>
        </w:rPr>
        <w:t xml:space="preserve"> temperatures </w:t>
      </w:r>
      <w:proofErr w:type="spellStart"/>
      <w:r w:rsidR="006031CE">
        <w:rPr>
          <w:rFonts w:ascii="Times New Roman" w:hAnsi="Times New Roman"/>
        </w:rPr>
        <w:t>T</w:t>
      </w:r>
      <w:r w:rsidR="006031CE">
        <w:rPr>
          <w:rFonts w:ascii="Times New Roman" w:hAnsi="Times New Roman"/>
          <w:vertAlign w:val="subscript"/>
        </w:rPr>
        <w:t>wj</w:t>
      </w:r>
      <w:proofErr w:type="spellEnd"/>
      <w:r w:rsidR="006031CE" w:rsidRPr="0084135A">
        <w:rPr>
          <w:rFonts w:ascii="Times New Roman" w:hAnsi="Times New Roman"/>
          <w:lang w:val="en-US"/>
        </w:rPr>
        <w:t xml:space="preserve"> </w:t>
      </w:r>
      <w:r w:rsidRPr="0084135A">
        <w:rPr>
          <w:rFonts w:ascii="Times New Roman" w:hAnsi="Times New Roman"/>
          <w:lang w:val="en-US"/>
        </w:rPr>
        <w:t xml:space="preserve">ranging from </w:t>
      </w:r>
      <w:r>
        <w:rPr>
          <w:rFonts w:ascii="Times New Roman" w:hAnsi="Times New Roman"/>
          <w:lang w:val="en-US"/>
        </w:rPr>
        <w:t>19.7 (</w:t>
      </w:r>
      <w:r>
        <w:rPr>
          <w:rFonts w:ascii="Times New Roman" w:hAnsi="Times New Roman"/>
          <w:u w:val="single"/>
          <w:lang w:val="en-US"/>
        </w:rPr>
        <w:t>+</w:t>
      </w:r>
      <w:r>
        <w:rPr>
          <w:rFonts w:ascii="Times New Roman" w:hAnsi="Times New Roman"/>
          <w:lang w:val="en-US"/>
        </w:rPr>
        <w:t xml:space="preserve"> 3.15) </w:t>
      </w:r>
      <w:r w:rsidRPr="0084135A">
        <w:rPr>
          <w:rFonts w:ascii="Times New Roman" w:hAnsi="Times New Roman"/>
          <w:lang w:val="en-US"/>
        </w:rPr>
        <w:t>°C</w:t>
      </w:r>
      <w:r>
        <w:rPr>
          <w:rFonts w:ascii="Times New Roman" w:hAnsi="Times New Roman"/>
          <w:lang w:val="en-US"/>
        </w:rPr>
        <w:t xml:space="preserve"> to 26.1 (</w:t>
      </w:r>
      <w:r>
        <w:rPr>
          <w:rFonts w:ascii="Times New Roman" w:hAnsi="Times New Roman"/>
          <w:u w:val="single"/>
          <w:lang w:val="en-US"/>
        </w:rPr>
        <w:t>+</w:t>
      </w:r>
      <w:r>
        <w:rPr>
          <w:rFonts w:ascii="Times New Roman" w:hAnsi="Times New Roman"/>
          <w:lang w:val="en-US"/>
        </w:rPr>
        <w:t xml:space="preserve"> 3.59)</w:t>
      </w:r>
      <w:r w:rsidRPr="0084135A">
        <w:rPr>
          <w:rFonts w:ascii="Times New Roman" w:hAnsi="Times New Roman"/>
          <w:lang w:val="en-US"/>
        </w:rPr>
        <w:t xml:space="preserve"> °C (</w:t>
      </w:r>
      <w:r>
        <w:rPr>
          <w:rFonts w:ascii="Times New Roman" w:hAnsi="Times New Roman"/>
          <w:lang w:val="en-US"/>
        </w:rPr>
        <w:t>Fig S1</w:t>
      </w:r>
      <w:r w:rsidRPr="0084135A">
        <w:rPr>
          <w:rFonts w:ascii="Times New Roman" w:hAnsi="Times New Roman"/>
          <w:lang w:val="en-US"/>
        </w:rPr>
        <w:t xml:space="preserve">). The regression design allowed us to </w:t>
      </w:r>
      <w:r w:rsidRPr="0084135A">
        <w:rPr>
          <w:rFonts w:ascii="Times New Roman" w:hAnsi="Times New Roman"/>
        </w:rPr>
        <w:t>estimate slopes (</w:t>
      </w:r>
      <w:r w:rsidR="006031CE">
        <w:rPr>
          <w:rFonts w:ascii="Times New Roman" w:hAnsi="Times New Roman"/>
        </w:rPr>
        <w:t xml:space="preserve">e.g., </w:t>
      </w:r>
      <w:r w:rsidRPr="0084135A">
        <w:rPr>
          <w:rFonts w:ascii="Times New Roman" w:hAnsi="Times New Roman"/>
          <w:i/>
        </w:rPr>
        <w:t>E</w:t>
      </w:r>
      <w:r w:rsidR="006031CE">
        <w:rPr>
          <w:rFonts w:ascii="Times New Roman" w:hAnsi="Times New Roman"/>
          <w:i/>
          <w:vertAlign w:val="subscript"/>
        </w:rPr>
        <w:t>R</w:t>
      </w:r>
      <w:r>
        <w:rPr>
          <w:rFonts w:ascii="Times New Roman" w:hAnsi="Times New Roman"/>
        </w:rPr>
        <w:t xml:space="preserve">, </w:t>
      </w:r>
      <w:proofErr w:type="spellStart"/>
      <w:r>
        <w:rPr>
          <w:rFonts w:ascii="Times New Roman" w:hAnsi="Times New Roman"/>
        </w:rPr>
        <w:t>Eqn</w:t>
      </w:r>
      <w:proofErr w:type="spellEnd"/>
      <w:r>
        <w:rPr>
          <w:rFonts w:ascii="Times New Roman" w:hAnsi="Times New Roman"/>
        </w:rPr>
        <w:t xml:space="preserve"> </w:t>
      </w:r>
      <w:r w:rsidR="006031CE">
        <w:rPr>
          <w:rFonts w:ascii="Times New Roman" w:hAnsi="Times New Roman"/>
        </w:rPr>
        <w:t>2</w:t>
      </w:r>
      <w:r w:rsidRPr="0084135A">
        <w:rPr>
          <w:rFonts w:ascii="Times New Roman" w:hAnsi="Times New Roman"/>
        </w:rPr>
        <w:t>) of response variables along a continuous temperature gradient</w:t>
      </w:r>
      <w:r w:rsidRPr="0084135A">
        <w:rPr>
          <w:rFonts w:ascii="Times New Roman" w:hAnsi="Times New Roman"/>
          <w:lang w:val="en-US"/>
        </w:rPr>
        <w:t xml:space="preserve"> for different trophic structures</w:t>
      </w:r>
      <w:r w:rsidR="006031CE">
        <w:rPr>
          <w:rFonts w:ascii="Times New Roman" w:hAnsi="Times New Roman"/>
          <w:lang w:val="en-US"/>
        </w:rPr>
        <w:t xml:space="preserve"> (A, AG, AGP)</w:t>
      </w:r>
      <w:r w:rsidRPr="0084135A">
        <w:rPr>
          <w:rFonts w:ascii="Times New Roman" w:hAnsi="Times New Roman"/>
          <w:lang w:val="en-US"/>
        </w:rPr>
        <w:t xml:space="preserve"> by log-transforming equation </w:t>
      </w:r>
      <w:r w:rsidR="006031CE">
        <w:rPr>
          <w:rFonts w:ascii="Times New Roman" w:hAnsi="Times New Roman"/>
          <w:lang w:val="en-US"/>
        </w:rPr>
        <w:t>2</w:t>
      </w:r>
      <w:r w:rsidRPr="0084135A">
        <w:rPr>
          <w:rFonts w:ascii="Times New Roman" w:hAnsi="Times New Roman"/>
          <w:lang w:val="en-US"/>
        </w:rPr>
        <w:t xml:space="preserve"> and fitting linear models to</w:t>
      </w:r>
      <w:r w:rsidR="006031CE">
        <w:rPr>
          <w:rFonts w:ascii="Times New Roman" w:hAnsi="Times New Roman"/>
          <w:lang w:val="en-US"/>
        </w:rPr>
        <w:t xml:space="preserve"> log </w:t>
      </w:r>
      <w:r w:rsidR="006031CE">
        <w:rPr>
          <w:rFonts w:ascii="Times New Roman" w:hAnsi="Times New Roman"/>
          <w:lang w:val="en-US"/>
        </w:rPr>
        <w:lastRenderedPageBreak/>
        <w:t>transformed</w:t>
      </w:r>
      <w:r w:rsidRPr="0084135A">
        <w:rPr>
          <w:rFonts w:ascii="Times New Roman" w:hAnsi="Times New Roman"/>
          <w:lang w:val="en-US"/>
        </w:rPr>
        <w:t xml:space="preserve"> </w:t>
      </w:r>
      <w:r w:rsidR="006031CE">
        <w:rPr>
          <w:rFonts w:ascii="Times New Roman" w:hAnsi="Times New Roman"/>
          <w:lang w:val="en-US"/>
        </w:rPr>
        <w:t xml:space="preserve">response variables </w:t>
      </w:r>
      <w:r w:rsidRPr="0084135A">
        <w:rPr>
          <w:rFonts w:ascii="Times New Roman" w:hAnsi="Times New Roman"/>
          <w:lang w:val="en-US"/>
        </w:rPr>
        <w:t xml:space="preserve">the continuous temperature gradient. </w:t>
      </w:r>
      <w:r>
        <w:rPr>
          <w:rFonts w:ascii="Times New Roman" w:hAnsi="Times New Roman"/>
        </w:rPr>
        <w:t>We chose t</w:t>
      </w:r>
      <w:r w:rsidRPr="0084135A">
        <w:rPr>
          <w:rFonts w:ascii="Times New Roman" w:hAnsi="Times New Roman"/>
        </w:rPr>
        <w:t>he regression design</w:t>
      </w:r>
      <w:r>
        <w:rPr>
          <w:rFonts w:ascii="Times New Roman" w:hAnsi="Times New Roman"/>
        </w:rPr>
        <w:t xml:space="preserve">, though </w:t>
      </w:r>
      <w:proofErr w:type="spellStart"/>
      <w:r>
        <w:rPr>
          <w:rFonts w:ascii="Times New Roman" w:hAnsi="Times New Roman"/>
        </w:rPr>
        <w:t>unreplicated</w:t>
      </w:r>
      <w:proofErr w:type="spellEnd"/>
      <w:r>
        <w:rPr>
          <w:rFonts w:ascii="Times New Roman" w:hAnsi="Times New Roman"/>
        </w:rPr>
        <w:t xml:space="preserve"> within temperature levels,</w:t>
      </w:r>
      <w:r w:rsidRPr="0084135A">
        <w:rPr>
          <w:rFonts w:ascii="Times New Roman" w:hAnsi="Times New Roman"/>
        </w:rPr>
        <w:t xml:space="preserve"> </w:t>
      </w:r>
      <w:r>
        <w:rPr>
          <w:rFonts w:ascii="Times New Roman" w:hAnsi="Times New Roman"/>
        </w:rPr>
        <w:t>because it allowed us to</w:t>
      </w:r>
      <w:r w:rsidRPr="0084135A">
        <w:rPr>
          <w:rFonts w:ascii="Times New Roman" w:hAnsi="Times New Roman"/>
        </w:rPr>
        <w:t xml:space="preserve"> compare activation energies</w:t>
      </w:r>
      <w:r>
        <w:rPr>
          <w:rFonts w:ascii="Times New Roman" w:hAnsi="Times New Roman"/>
        </w:rPr>
        <w:t xml:space="preserve"> (</w:t>
      </w:r>
      <w:r w:rsidRPr="00286E3B">
        <w:rPr>
          <w:rFonts w:ascii="Times New Roman" w:hAnsi="Times New Roman"/>
          <w:i/>
        </w:rPr>
        <w:t>E</w:t>
      </w:r>
      <w:r w:rsidR="006031CE">
        <w:rPr>
          <w:rFonts w:ascii="Times New Roman" w:hAnsi="Times New Roman"/>
          <w:i/>
          <w:vertAlign w:val="subscript"/>
        </w:rPr>
        <w:t>R</w:t>
      </w:r>
      <w:r>
        <w:rPr>
          <w:rFonts w:ascii="Times New Roman" w:hAnsi="Times New Roman"/>
          <w:i/>
        </w:rPr>
        <w:t xml:space="preserve">, </w:t>
      </w:r>
      <w:proofErr w:type="spellStart"/>
      <w:r w:rsidR="00546DAA">
        <w:rPr>
          <w:rFonts w:ascii="Times New Roman" w:hAnsi="Times New Roman"/>
        </w:rPr>
        <w:t>E</w:t>
      </w:r>
      <w:r>
        <w:rPr>
          <w:rFonts w:ascii="Times New Roman" w:hAnsi="Times New Roman"/>
        </w:rPr>
        <w:t>qn</w:t>
      </w:r>
      <w:proofErr w:type="spellEnd"/>
      <w:r>
        <w:rPr>
          <w:rFonts w:ascii="Times New Roman" w:hAnsi="Times New Roman"/>
        </w:rPr>
        <w:t xml:space="preserve"> </w:t>
      </w:r>
      <w:r w:rsidR="006031CE">
        <w:rPr>
          <w:rFonts w:ascii="Times New Roman" w:hAnsi="Times New Roman"/>
        </w:rPr>
        <w:t>2</w:t>
      </w:r>
      <w:r>
        <w:rPr>
          <w:rFonts w:ascii="Times New Roman" w:hAnsi="Times New Roman"/>
        </w:rPr>
        <w:t>) fitted</w:t>
      </w:r>
      <w:r w:rsidRPr="0084135A">
        <w:rPr>
          <w:rFonts w:ascii="Times New Roman" w:hAnsi="Times New Roman"/>
        </w:rPr>
        <w:t xml:space="preserve"> over a broad range of temperature</w:t>
      </w:r>
      <w:r w:rsidR="006031CE">
        <w:rPr>
          <w:rFonts w:ascii="Times New Roman" w:hAnsi="Times New Roman"/>
        </w:rPr>
        <w:t>s</w:t>
      </w:r>
      <w:r w:rsidRPr="0084135A">
        <w:rPr>
          <w:rFonts w:ascii="Times New Roman" w:hAnsi="Times New Roman"/>
        </w:rPr>
        <w:t>; an important test of thermal responses that is not possible with designs with only 2 or even three temperature levels.</w:t>
      </w:r>
      <w:r w:rsidRPr="0084135A">
        <w:rPr>
          <w:rFonts w:ascii="Times New Roman" w:hAnsi="Times New Roman"/>
          <w:lang w:val="en-US"/>
        </w:rPr>
        <w:t xml:space="preserve"> </w:t>
      </w:r>
      <w:r>
        <w:rPr>
          <w:rFonts w:ascii="Times New Roman" w:hAnsi="Times New Roman"/>
          <w:lang w:val="en-US"/>
        </w:rPr>
        <w:t xml:space="preserve">Regression designs, even without replication within levels, gain statistical power from the range of x-levels tested </w:t>
      </w:r>
      <w:r>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&lt;citation&gt;&lt;priority&gt;0&lt;/priority&gt;&lt;uuid&gt;888F29F1-E62E-42AD-B2B2-F5167A3771E5&lt;/uuid&gt;&lt;publications&gt;&lt;publication&gt;&lt;subtype&gt;400&lt;/subtype&gt;&lt;publisher&gt;Ecological Society of America&lt;/publisher&gt;&lt;title&gt;Knowing when to draw the line: designing more informative ecological experiments&lt;/title&gt;&lt;url&gt;http://dx.doi.org/10.1890/1540-9295(2005)003[0145:KWTDTL]2.0.CO;2&lt;/url&gt;&lt;volume&gt;3&lt;/volume&gt;&lt;publication_date&gt;99200504001200000000220000&lt;/publication_date&gt;&lt;uuid&gt;FB97CD6E-4CAA-440A-9969-5B239858EB67&lt;/uuid&gt;&lt;type&gt;400&lt;/type&gt;&lt;number&gt;3&lt;/number&gt;&lt;citekey&gt;Cottingham:2005dx&lt;/citekey&gt;&lt;subtitle&gt;Frontiers in Ecology and the Environment&lt;/subtitle&gt;&lt;doi&gt;10.1890/1540-9295(2005)003[0145:KWTDTL]2.0.CO;2&lt;/doi&gt;&lt;startpage&gt;145&lt;/startpage&gt;&lt;endpage&gt;152&lt;/endpage&gt;&lt;bundle&gt;&lt;publication&gt;&lt;title&gt;Frontiers in Ecology and the Environment&lt;/title&gt;&lt;uuid&gt;AD534F93-98E4-4B5C-92FF-1F723F36E679&lt;/uuid&gt;&lt;subtype&gt;-100&lt;/subtype&gt;&lt;publisher&gt;Ecological Society of America&lt;/publisher&gt;&lt;type&gt;-100&lt;/type&gt;&lt;/publication&gt;&lt;/bundle&gt;&lt;authors&gt;&lt;author&gt;&lt;lastName&gt;Cottingham&lt;/lastName&gt;&lt;firstName&gt;K&lt;/firstName&gt;&lt;middleNames&gt;L&lt;/middleNames&gt;&lt;/author&gt;&lt;author&gt;&lt;lastName&gt;Cottingham&lt;/lastName&gt;&lt;firstName&gt;Kathryn&lt;/firstName&gt;&lt;middleNames&gt;L&lt;/middleNames&gt;&lt;/author&gt;&lt;author&gt;&lt;lastName&gt;Lennon&lt;/lastName&gt;&lt;firstName&gt;J&lt;/firstName&gt;&lt;middleNames&gt;T&lt;/middleNames&gt;&lt;/author&gt;&lt;author&gt;&lt;lastName&gt;Lennon&lt;/lastName&gt;&lt;firstName&gt;Jay&lt;/firstName&gt;&lt;middleNames&gt;T&lt;/middleNames&gt;&lt;/author&gt;&lt;author&gt;&lt;lastName&gt;Brown&lt;/lastName&gt;&lt;firstName&gt;Bryan&lt;/firstName&gt;&lt;middleNames&gt;L&lt;/middleNames&gt;&lt;/author&gt;&lt;author&gt;&lt;lastName&gt;Brown&lt;/lastName&gt;&lt;firstName&gt;B&lt;/firstName&gt;&lt;middleNames&gt;L&lt;/middleNames&gt;&lt;/author&gt;&lt;/authors&gt;&lt;/publication&gt;&lt;publication&gt;&lt;subtype&gt;-1000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Home&amp;lt;/a&amp;gt;&amp;lt;/div&amp;gt;&amp;lt;/body&amp;gt;&amp;lt;/html&amp;gt;&lt;/location&gt;&lt;title&gt;Chapter 7: A Bestiary of Experimental &amp;amp; Sampling Designs&lt;/title&gt;&lt;url&gt;http://www.worldcat.org/title/primer-of-ecological-statistics/oclc/814529364&lt;/url&gt;&lt;publication_date&gt;99201300001200000000200000&lt;/publication_date&gt;&lt;uuid&gt;9E76594D-1AF2-4C41-91AD-4973C8976EAA&lt;/uuid&gt;&lt;version&gt;2&lt;/version&gt;&lt;type&gt;-1000&lt;/type&gt;&lt;number&gt;7&lt;/number&gt;&lt;citekey&gt;Gotelli:2013ut&lt;/citekey&gt;&lt;institution&gt;University of Vermont; Harvard Forest&lt;/institution&gt;&lt;startpage&gt;614&lt;/startpage&gt;&lt;bundle&gt;&lt;publication&gt;&lt;subtype&gt;0&lt;/subtype&gt;&lt;place&gt;Sunderland,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Home&amp;lt;/a&amp;gt;&amp;lt;/div&amp;gt;&amp;lt;/body&amp;gt;&amp;lt;/html&amp;gt;&lt;/location&gt;&lt;title&gt;A Primer of Ecological Statistics&lt;/title&gt;&lt;url&gt;http://books.google.de/books?id=zTbjMQEACAAJ&amp;amp;dq=Gotelli+Primer+of+ecological+statistics&amp;amp;hl=&amp;amp;cd=1&amp;amp;source=gbs_api&lt;/url&gt;&lt;publication_date&gt;99201300001200000000200000&lt;/publication_date&gt;&lt;uuid&gt;7DBE90A6-9BE1-4E95-870D-3138F0FC8D40&lt;/uuid&gt;&lt;version&gt;2&lt;/version&gt;&lt;type&gt;0&lt;/type&gt;&lt;startpage&gt;614&lt;/startpage&gt;&lt;/publication&gt;&lt;/bundle&gt;&lt;authors&gt;&lt;author&gt;&lt;lastName&gt;Gotelli&lt;/lastName&gt;&lt;firstName&gt;Nicholas&lt;/firstName&gt;&lt;middleNames&gt;J&lt;/middleNames&gt;&lt;/author&gt;&lt;author&gt;&lt;lastName&gt;Ellison&lt;/lastName&gt;&lt;firstName&gt;Aaron&lt;/firstName&gt;&lt;middleNames&gt;M&lt;/middleNames&gt;&lt;/author&gt;&lt;/authors&gt;&lt;/publication&gt;&lt;/publications&gt;&lt;cites&gt;&lt;/cites&gt;&lt;/citation&gt;</w:instrText>
      </w:r>
      <w:r>
        <w:rPr>
          <w:rFonts w:ascii="Times New Roman" w:hAnsi="Times New Roman"/>
          <w:lang w:val="en-US"/>
        </w:rPr>
        <w:fldChar w:fldCharType="separate"/>
      </w:r>
      <w:r w:rsidR="00AF2A57">
        <w:rPr>
          <w:rFonts w:ascii="Times New Roman" w:hAnsi="Times New Roman"/>
          <w:lang w:val="en-US" w:eastAsia="de-DE"/>
        </w:rPr>
        <w:t>[66,67]</w:t>
      </w:r>
      <w:r>
        <w:rPr>
          <w:rFonts w:ascii="Times New Roman" w:hAnsi="Times New Roman"/>
          <w:lang w:val="en-US"/>
        </w:rPr>
        <w:fldChar w:fldCharType="end"/>
      </w:r>
      <w:r>
        <w:rPr>
          <w:rFonts w:ascii="Times New Roman" w:hAnsi="Times New Roman"/>
          <w:lang w:val="en-US"/>
        </w:rPr>
        <w:t xml:space="preserve">. </w:t>
      </w:r>
    </w:p>
    <w:p w14:paraId="1EA721AC" w14:textId="45B790C7" w:rsidR="004E662C" w:rsidRPr="006423D8" w:rsidRDefault="00286E3B" w:rsidP="004E662C">
      <w:pPr>
        <w:spacing w:after="0" w:line="480" w:lineRule="auto"/>
        <w:rPr>
          <w:rFonts w:ascii="Times New Roman" w:hAnsi="Times New Roman"/>
          <w:lang w:val="en-US"/>
        </w:rPr>
      </w:pPr>
      <w:r>
        <w:rPr>
          <w:rFonts w:ascii="Times New Roman" w:hAnsi="Times New Roman"/>
        </w:rPr>
        <w:tab/>
      </w:r>
      <w:r w:rsidR="00F260E1">
        <w:rPr>
          <w:rFonts w:ascii="Times New Roman" w:hAnsi="Times New Roman"/>
        </w:rPr>
        <w:t xml:space="preserve">We </w:t>
      </w:r>
      <w:r w:rsidR="00F260E1" w:rsidRPr="00F260E1">
        <w:rPr>
          <w:rFonts w:ascii="Times Roman" w:hAnsi="Times Roman"/>
          <w:color w:val="000000"/>
        </w:rPr>
        <w:t>used a mixed effects model (</w:t>
      </w:r>
      <w:proofErr w:type="spellStart"/>
      <w:r w:rsidR="00F260E1">
        <w:rPr>
          <w:rFonts w:ascii="Times Roman" w:hAnsi="Times Roman"/>
          <w:color w:val="000000"/>
        </w:rPr>
        <w:t>lme</w:t>
      </w:r>
      <w:proofErr w:type="spellEnd"/>
      <w:r w:rsidR="00F260E1">
        <w:rPr>
          <w:rFonts w:ascii="Times Roman" w:hAnsi="Times Roman"/>
          <w:color w:val="000000"/>
        </w:rPr>
        <w:t xml:space="preserve"> function in the </w:t>
      </w:r>
      <w:proofErr w:type="spellStart"/>
      <w:r w:rsidR="00F260E1">
        <w:rPr>
          <w:rFonts w:ascii="Times Roman" w:hAnsi="Times Roman"/>
          <w:color w:val="000000"/>
        </w:rPr>
        <w:t>nlme</w:t>
      </w:r>
      <w:proofErr w:type="spellEnd"/>
      <w:r w:rsidR="00F260E1" w:rsidRPr="00F260E1">
        <w:rPr>
          <w:rFonts w:ascii="Times Roman" w:hAnsi="Times Roman"/>
          <w:color w:val="000000"/>
        </w:rPr>
        <w:t xml:space="preserve"> package of R) to examine the main and interactive effects of temperature (a continuous fixed </w:t>
      </w:r>
      <w:r w:rsidR="00F260E1">
        <w:rPr>
          <w:rFonts w:ascii="Times Roman" w:hAnsi="Times Roman"/>
          <w:color w:val="000000"/>
        </w:rPr>
        <w:t>factor</w:t>
      </w:r>
      <w:r w:rsidR="00F260E1" w:rsidRPr="00F260E1">
        <w:rPr>
          <w:rFonts w:ascii="Times Roman" w:hAnsi="Times Roman"/>
          <w:color w:val="000000"/>
        </w:rPr>
        <w:t xml:space="preserve">) and </w:t>
      </w:r>
      <w:r w:rsidR="00126873">
        <w:rPr>
          <w:rFonts w:ascii="Times Roman" w:hAnsi="Times Roman"/>
          <w:color w:val="000000"/>
        </w:rPr>
        <w:t>trophic structure</w:t>
      </w:r>
      <w:r w:rsidR="00F260E1" w:rsidRPr="00F260E1">
        <w:rPr>
          <w:rFonts w:ascii="Times Roman" w:hAnsi="Times Roman"/>
          <w:color w:val="000000"/>
        </w:rPr>
        <w:t xml:space="preserve"> (a categorical fixed </w:t>
      </w:r>
      <w:r w:rsidR="00F260E1">
        <w:rPr>
          <w:rFonts w:ascii="Times Roman" w:hAnsi="Times Roman"/>
          <w:color w:val="000000"/>
        </w:rPr>
        <w:t>factor</w:t>
      </w:r>
      <w:r w:rsidR="00F260E1" w:rsidRPr="00F260E1">
        <w:rPr>
          <w:rFonts w:ascii="Times Roman" w:hAnsi="Times Roman"/>
          <w:color w:val="000000"/>
        </w:rPr>
        <w:t xml:space="preserve">) on </w:t>
      </w:r>
      <w:r w:rsidR="00FB1537">
        <w:rPr>
          <w:rFonts w:ascii="Times Roman" w:hAnsi="Times Roman"/>
          <w:color w:val="000000"/>
        </w:rPr>
        <w:t>net ecosystem oxygen production</w:t>
      </w:r>
      <w:r w:rsidR="006031CE">
        <w:rPr>
          <w:rFonts w:ascii="Times Roman" w:hAnsi="Times Roman"/>
          <w:color w:val="000000"/>
        </w:rPr>
        <w:t xml:space="preserve"> (NEP)</w:t>
      </w:r>
      <w:r w:rsidR="00FB1537">
        <w:rPr>
          <w:rFonts w:ascii="Times Roman" w:hAnsi="Times Roman"/>
          <w:color w:val="000000"/>
        </w:rPr>
        <w:t>, net ecosystem oxygen consumption</w:t>
      </w:r>
      <w:r w:rsidR="006031CE">
        <w:rPr>
          <w:rFonts w:ascii="Times Roman" w:hAnsi="Times Roman"/>
          <w:color w:val="000000"/>
        </w:rPr>
        <w:t xml:space="preserve"> (ER)</w:t>
      </w:r>
      <w:r w:rsidR="00F260E1" w:rsidRPr="00F260E1">
        <w:rPr>
          <w:rFonts w:ascii="Times Roman" w:hAnsi="Times Roman"/>
          <w:color w:val="000000"/>
        </w:rPr>
        <w:t xml:space="preserve">, </w:t>
      </w:r>
      <w:r w:rsidR="00F260E1">
        <w:rPr>
          <w:rFonts w:ascii="Times Roman" w:hAnsi="Times Roman"/>
          <w:color w:val="000000"/>
        </w:rPr>
        <w:t xml:space="preserve">and chlorophyll </w:t>
      </w:r>
      <w:r w:rsidR="00F260E1" w:rsidRPr="006031CE">
        <w:rPr>
          <w:rFonts w:ascii="Times Roman" w:hAnsi="Times Roman"/>
          <w:i/>
          <w:color w:val="000000"/>
        </w:rPr>
        <w:t>a</w:t>
      </w:r>
      <w:r w:rsidR="00F260E1">
        <w:rPr>
          <w:rFonts w:ascii="Times Roman" w:hAnsi="Times Roman"/>
          <w:color w:val="000000"/>
        </w:rPr>
        <w:t xml:space="preserve"> concentration</w:t>
      </w:r>
      <w:r w:rsidR="00F260E1" w:rsidRPr="00F260E1">
        <w:rPr>
          <w:rFonts w:ascii="Times Roman" w:hAnsi="Times Roman"/>
          <w:color w:val="000000"/>
        </w:rPr>
        <w:t xml:space="preserve"> with a random intercept for individual </w:t>
      </w:r>
      <w:r w:rsidR="00FB1537">
        <w:rPr>
          <w:rFonts w:ascii="Times Roman" w:hAnsi="Times Roman"/>
          <w:color w:val="000000"/>
        </w:rPr>
        <w:t>ecosystems</w:t>
      </w:r>
      <w:r w:rsidR="00F260E1">
        <w:rPr>
          <w:rFonts w:ascii="Times New Roman" w:hAnsi="Times New Roman"/>
        </w:rPr>
        <w:t xml:space="preserve">. </w:t>
      </w:r>
      <w:r w:rsidR="00FB1537">
        <w:rPr>
          <w:rFonts w:ascii="Times New Roman" w:hAnsi="Times New Roman"/>
        </w:rPr>
        <w:t>W</w:t>
      </w:r>
      <w:r w:rsidR="004E662C" w:rsidRPr="0084135A">
        <w:rPr>
          <w:rFonts w:ascii="Times New Roman" w:hAnsi="Times New Roman"/>
        </w:rPr>
        <w:t xml:space="preserve">e used a within-subject mean centering approach </w:t>
      </w:r>
      <w:r w:rsidR="00FB1537">
        <w:rPr>
          <w:rFonts w:ascii="Times New Roman" w:hAnsi="Times New Roman"/>
        </w:rPr>
        <w:t>to distinguish</w:t>
      </w:r>
      <w:r w:rsidR="004E662C" w:rsidRPr="0084135A">
        <w:rPr>
          <w:rFonts w:ascii="Times New Roman" w:hAnsi="Times New Roman"/>
        </w:rPr>
        <w:t xml:space="preserve"> </w:t>
      </w:r>
      <w:r w:rsidR="00FB1537">
        <w:rPr>
          <w:rFonts w:ascii="Times New Roman" w:hAnsi="Times New Roman"/>
        </w:rPr>
        <w:t>temperature effects into</w:t>
      </w:r>
      <w:r w:rsidR="004E662C" w:rsidRPr="0084135A">
        <w:rPr>
          <w:rFonts w:ascii="Times New Roman" w:hAnsi="Times New Roman"/>
        </w:rPr>
        <w:t xml:space="preserve"> those associated with </w:t>
      </w:r>
      <w:r w:rsidR="00FB1537">
        <w:rPr>
          <w:rFonts w:ascii="Times New Roman" w:hAnsi="Times New Roman"/>
        </w:rPr>
        <w:t>an ecosystem’s average temperature</w:t>
      </w:r>
      <w:r w:rsidR="006031CE">
        <w:rPr>
          <w:rFonts w:ascii="Times New Roman" w:hAnsi="Times New Roman"/>
        </w:rPr>
        <w:t xml:space="preserve"> (</w:t>
      </w:r>
      <w:proofErr w:type="spellStart"/>
      <w:r w:rsidR="006031CE">
        <w:rPr>
          <w:rFonts w:ascii="Times New Roman" w:hAnsi="Times New Roman"/>
        </w:rPr>
        <w:t>T</w:t>
      </w:r>
      <w:r w:rsidR="006031CE">
        <w:rPr>
          <w:rFonts w:ascii="Times New Roman" w:hAnsi="Times New Roman"/>
          <w:vertAlign w:val="subscript"/>
        </w:rPr>
        <w:t>j</w:t>
      </w:r>
      <w:proofErr w:type="spellEnd"/>
      <w:r w:rsidR="006031CE">
        <w:rPr>
          <w:rFonts w:ascii="Times New Roman" w:hAnsi="Times New Roman"/>
        </w:rPr>
        <w:t>)</w:t>
      </w:r>
      <w:r w:rsidR="004E662C" w:rsidRPr="0084135A">
        <w:rPr>
          <w:rFonts w:ascii="Times New Roman" w:hAnsi="Times New Roman"/>
        </w:rPr>
        <w:t xml:space="preserve"> over the </w:t>
      </w:r>
      <w:r w:rsidR="00FB1537">
        <w:rPr>
          <w:rFonts w:ascii="Times New Roman" w:hAnsi="Times New Roman"/>
        </w:rPr>
        <w:t>entire</w:t>
      </w:r>
      <w:r w:rsidR="004E662C" w:rsidRPr="0084135A">
        <w:rPr>
          <w:rFonts w:ascii="Times New Roman" w:hAnsi="Times New Roman"/>
        </w:rPr>
        <w:t xml:space="preserve"> </w:t>
      </w:r>
      <w:r w:rsidR="00FB1537">
        <w:rPr>
          <w:rFonts w:ascii="Times New Roman" w:hAnsi="Times New Roman"/>
        </w:rPr>
        <w:t xml:space="preserve">experimental period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‘between-</w:t>
      </w:r>
      <w:r w:rsidR="001472A7">
        <w:rPr>
          <w:rFonts w:ascii="Times New Roman" w:hAnsi="Times New Roman"/>
        </w:rPr>
        <w:t>ecosystem</w:t>
      </w:r>
      <w:r w:rsidR="004E662C" w:rsidRPr="0084135A">
        <w:rPr>
          <w:rFonts w:ascii="Times New Roman" w:hAnsi="Times New Roman"/>
        </w:rPr>
        <w:t xml:space="preserve">’ </w:t>
      </w:r>
      <w:r w:rsidR="00FB1537">
        <w:rPr>
          <w:rFonts w:ascii="Times New Roman" w:hAnsi="Times New Roman"/>
        </w:rPr>
        <w:t>effect) from effects variation in temperature over time</w:t>
      </w:r>
      <w:r w:rsidR="006031CE">
        <w:rPr>
          <w:rFonts w:ascii="Times New Roman" w:hAnsi="Times New Roman"/>
        </w:rPr>
        <w:t xml:space="preserve"> (</w:t>
      </w:r>
      <w:proofErr w:type="spellStart"/>
      <w:r w:rsidR="006031CE">
        <w:rPr>
          <w:rFonts w:ascii="Times New Roman" w:hAnsi="Times New Roman"/>
        </w:rPr>
        <w:t>T</w:t>
      </w:r>
      <w:r w:rsidR="006031CE" w:rsidRPr="006031CE">
        <w:rPr>
          <w:rFonts w:ascii="Times New Roman" w:hAnsi="Times New Roman"/>
          <w:vertAlign w:val="subscript"/>
        </w:rPr>
        <w:t>w</w:t>
      </w:r>
      <w:r w:rsidR="006031CE">
        <w:rPr>
          <w:rFonts w:ascii="Times New Roman" w:hAnsi="Times New Roman"/>
          <w:vertAlign w:val="subscript"/>
        </w:rPr>
        <w:t>j</w:t>
      </w:r>
      <w:proofErr w:type="spellEnd"/>
      <w:r w:rsidR="006031CE">
        <w:rPr>
          <w:rFonts w:ascii="Times New Roman" w:hAnsi="Times New Roman"/>
        </w:rPr>
        <w:t>)</w:t>
      </w:r>
      <w:r w:rsidR="00FB1537">
        <w:rPr>
          <w:rFonts w:ascii="Times New Roman" w:hAnsi="Times New Roman"/>
        </w:rPr>
        <w:t xml:space="preserve">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‘within-</w:t>
      </w:r>
      <w:r w:rsidR="001472A7">
        <w:rPr>
          <w:rFonts w:ascii="Times New Roman" w:hAnsi="Times New Roman"/>
        </w:rPr>
        <w:t>ecosystem</w:t>
      </w:r>
      <w:r w:rsidR="004E662C" w:rsidRPr="0084135A">
        <w:rPr>
          <w:rFonts w:ascii="Times New Roman" w:hAnsi="Times New Roman"/>
        </w:rPr>
        <w:t xml:space="preserve"> temperature’ effect)</w:t>
      </w:r>
      <w:r w:rsidR="00973B45">
        <w:rPr>
          <w:rFonts w:ascii="Times New Roman" w:hAnsi="Times New Roman"/>
        </w:rPr>
        <w:t xml:space="preserve"> </w:t>
      </w:r>
      <w:r w:rsidR="00973B45">
        <w:rPr>
          <w:rFonts w:ascii="Times New Roman" w:hAnsi="Times New Roman"/>
        </w:rPr>
        <w:fldChar w:fldCharType="begin"/>
      </w:r>
      <w:r w:rsidR="00FC27DB">
        <w:rPr>
          <w:rFonts w:ascii="Times New Roman" w:hAnsi="Times New Roman"/>
        </w:rPr>
        <w:instrText xml:space="preserve"> ADDIN PAPERS2_CITATIONS &lt;citation&gt;&lt;priority&gt;0&lt;/priority&gt;&lt;uuid&gt;7B252C87-5C2D-4F32-AC23-2716D1DEFE48&lt;/uuid&gt;&lt;publications&gt;&lt;publication&gt;&lt;subtype&gt;400&lt;/subtype&gt;&lt;publisher&gt;Animal Behaviour&lt;/publisher&gt;&lt;title&gt;A simple method for distinguishing within- versus between-subject effects using mixed models&lt;/title&gt;&lt;url&gt;http://linkinghub.elsevier.com/retrieve/pii/S0003347208005423&lt;/url&gt;&lt;volume&gt;77&lt;/volume&gt;&lt;publication_date&gt;99200903001200000000220000&lt;/publication_date&gt;&lt;uuid&gt;7C2AC75E-F8CA-4868-AC6D-553F478445E4&lt;/uuid&gt;&lt;type&gt;400&lt;/type&gt;&lt;number&gt;3&lt;/number&gt;&lt;citekey&gt;vandePol:2009em&lt;/citekey&gt;&lt;doi&gt;10.1016/j.anbehav.2008.11.006&lt;/doi&gt;&lt;startpage&gt;753&lt;/startpage&gt;&lt;endpage&gt;758&lt;/endpage&gt;&lt;bundle&gt;&lt;publication&gt;&lt;title&gt;Animal Behaviour&lt;/title&gt;&lt;uuid&gt;C0CD8982-687A-4E80-8093-5855BA58D647&lt;/uuid&gt;&lt;subtype&gt;-100&lt;/subtype&gt;&lt;publisher&gt;Animal Behaviour&lt;/publisher&gt;&lt;type&gt;-100&lt;/type&gt;&lt;/publication&gt;&lt;/bundle&gt;&lt;authors&gt;&lt;author&gt;&lt;lastName&gt;Pol&lt;/lastName&gt;&lt;nonDroppingParticle&gt;van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973B45">
        <w:rPr>
          <w:rFonts w:ascii="Times New Roman" w:hAnsi="Times New Roman"/>
        </w:rPr>
        <w:fldChar w:fldCharType="separate"/>
      </w:r>
      <w:r w:rsidR="00AF2A57">
        <w:rPr>
          <w:rFonts w:ascii="Times New Roman" w:hAnsi="Times New Roman"/>
          <w:lang w:val="en-US" w:eastAsia="de-DE"/>
        </w:rPr>
        <w:t>[68]</w:t>
      </w:r>
      <w:r w:rsidR="00973B45">
        <w:rPr>
          <w:rFonts w:ascii="Times New Roman" w:hAnsi="Times New Roman"/>
        </w:rPr>
        <w:fldChar w:fldCharType="end"/>
      </w:r>
      <w:r w:rsidR="004E662C" w:rsidRPr="0084135A">
        <w:rPr>
          <w:rFonts w:ascii="Times New Roman" w:hAnsi="Times New Roman"/>
        </w:rPr>
        <w:t>.</w:t>
      </w:r>
      <w:r w:rsidR="00E06E87">
        <w:rPr>
          <w:rFonts w:ascii="Times New Roman" w:hAnsi="Times New Roman"/>
          <w:lang w:val="en-US"/>
        </w:rPr>
        <w:t xml:space="preserve"> </w:t>
      </w:r>
      <w:r w:rsidR="00D26AEA">
        <w:rPr>
          <w:rFonts w:ascii="Times New Roman" w:hAnsi="Times New Roman"/>
        </w:rPr>
        <w:t>T</w:t>
      </w:r>
      <w:r w:rsidR="004E662C" w:rsidRPr="0084135A">
        <w:rPr>
          <w:rFonts w:ascii="Times New Roman" w:hAnsi="Times New Roman"/>
        </w:rPr>
        <w:t xml:space="preserve">he response variable (Y) for each ecosystem </w:t>
      </w:r>
      <w:r w:rsidR="004E662C" w:rsidRPr="0084135A">
        <w:rPr>
          <w:rFonts w:ascii="Times New Roman" w:hAnsi="Times New Roman"/>
          <w:i/>
        </w:rPr>
        <w:t xml:space="preserve">j </w:t>
      </w:r>
      <w:r w:rsidR="004E662C" w:rsidRPr="0084135A">
        <w:rPr>
          <w:rFonts w:ascii="Times New Roman" w:hAnsi="Times New Roman"/>
        </w:rPr>
        <w:t xml:space="preserve">in week </w:t>
      </w:r>
      <w:r w:rsidR="006031CE">
        <w:rPr>
          <w:rFonts w:ascii="Times New Roman" w:hAnsi="Times New Roman"/>
          <w:i/>
        </w:rPr>
        <w:t>w</w:t>
      </w:r>
      <w:r w:rsidR="004E662C" w:rsidRPr="0084135A">
        <w:rPr>
          <w:rFonts w:ascii="Times New Roman" w:hAnsi="Times New Roman"/>
        </w:rPr>
        <w:t xml:space="preserve"> was modelled as a continuous response to variation in inverted ecosystem temperature (1/</w:t>
      </w:r>
      <w:proofErr w:type="spellStart"/>
      <w:r w:rsidR="004E662C" w:rsidRPr="0084135A">
        <w:rPr>
          <w:rFonts w:ascii="Times New Roman" w:hAnsi="Times New Roman"/>
        </w:rPr>
        <w:t>kT</w:t>
      </w:r>
      <w:r w:rsidR="006031CE">
        <w:rPr>
          <w:rFonts w:ascii="Times New Roman" w:hAnsi="Times New Roman"/>
          <w:vertAlign w:val="subscript"/>
        </w:rPr>
        <w:t>w</w:t>
      </w:r>
      <w:r w:rsidR="004E662C" w:rsidRPr="0084135A">
        <w:rPr>
          <w:rFonts w:ascii="Times New Roman" w:hAnsi="Times New Roman"/>
          <w:vertAlign w:val="subscript"/>
        </w:rPr>
        <w:t>j</w:t>
      </w:r>
      <w:proofErr w:type="spellEnd"/>
      <w:r w:rsidR="004E662C" w:rsidRPr="0084135A">
        <w:rPr>
          <w:rFonts w:ascii="Times New Roman" w:hAnsi="Times New Roman"/>
        </w:rPr>
        <w:t xml:space="preserve">) and trophic </w:t>
      </w:r>
      <w:r w:rsidR="00146B19">
        <w:rPr>
          <w:rFonts w:ascii="Times New Roman" w:hAnsi="Times New Roman"/>
        </w:rPr>
        <w:t>treatment</w:t>
      </w:r>
      <w:r w:rsidR="004E662C" w:rsidRPr="0084135A">
        <w:rPr>
          <w:rFonts w:ascii="Times New Roman" w:hAnsi="Times New Roman"/>
        </w:rPr>
        <w:t xml:space="preserve"> (</w:t>
      </w:r>
      <w:proofErr w:type="spellStart"/>
      <w:r w:rsidR="00146B19" w:rsidRPr="00146B19">
        <w:rPr>
          <w:rFonts w:ascii="Times New Roman" w:hAnsi="Times New Roman"/>
          <w:i/>
        </w:rPr>
        <w:t>Z</w:t>
      </w:r>
      <w:r w:rsidR="004E662C" w:rsidRPr="0084135A">
        <w:rPr>
          <w:rFonts w:ascii="Times New Roman" w:hAnsi="Times New Roman"/>
          <w:vertAlign w:val="subscript"/>
        </w:rPr>
        <w:t>j</w:t>
      </w:r>
      <w:proofErr w:type="spellEnd"/>
      <w:r w:rsidR="004E662C" w:rsidRPr="0084135A">
        <w:rPr>
          <w:rFonts w:ascii="Times New Roman" w:hAnsi="Times New Roman"/>
        </w:rPr>
        <w:t>)</w:t>
      </w:r>
      <w:r w:rsidR="001472A7">
        <w:rPr>
          <w:rFonts w:ascii="Times New Roman" w:hAnsi="Times New Roman"/>
        </w:rPr>
        <w:t>:</w:t>
      </w:r>
    </w:p>
    <w:p w14:paraId="66755360" w14:textId="20C7B5CD" w:rsidR="002E26EA" w:rsidRPr="006423D8" w:rsidRDefault="008D42BD" w:rsidP="004E662C">
      <w:pPr>
        <w:spacing w:after="0" w:line="480" w:lineRule="auto"/>
        <w:rPr>
          <w:rFonts w:ascii="Times New Roman" w:hAnsi="Times New Roman"/>
          <w:lang w:val="en-US"/>
        </w:rPr>
      </w:pPr>
      <m:oMathPara>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wj</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5</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6</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wj</m:t>
              </m:r>
            </m:sub>
          </m:sSub>
        </m:oMath>
      </m:oMathPara>
    </w:p>
    <w:p w14:paraId="28963112" w14:textId="291BCDF5" w:rsidR="006423D8" w:rsidRPr="0084135A" w:rsidRDefault="006423D8" w:rsidP="006423D8">
      <w:pPr>
        <w:spacing w:after="0" w:line="480" w:lineRule="auto"/>
        <w:ind w:left="7788"/>
        <w:rPr>
          <w:rFonts w:ascii="Times New Roman" w:hAnsi="Times New Roman"/>
          <w:position w:val="-28"/>
        </w:rPr>
      </w:pPr>
      <w:proofErr w:type="spellStart"/>
      <w:r w:rsidRPr="0084135A">
        <w:rPr>
          <w:rFonts w:ascii="Times New Roman" w:hAnsi="Times New Roman"/>
          <w:position w:val="-28"/>
        </w:rPr>
        <w:t>Eqn</w:t>
      </w:r>
      <w:proofErr w:type="spellEnd"/>
      <w:r w:rsidRPr="0084135A">
        <w:rPr>
          <w:rFonts w:ascii="Times New Roman" w:hAnsi="Times New Roman"/>
          <w:position w:val="-28"/>
        </w:rPr>
        <w:t xml:space="preserve"> </w:t>
      </w:r>
      <w:r>
        <w:rPr>
          <w:rFonts w:ascii="Times New Roman" w:hAnsi="Times New Roman"/>
          <w:position w:val="-28"/>
        </w:rPr>
        <w:t>11</w:t>
      </w:r>
    </w:p>
    <w:p w14:paraId="0CC37DDB" w14:textId="2526B564" w:rsidR="00D26AEA" w:rsidRDefault="004E662C" w:rsidP="00F260E1">
      <w:pPr>
        <w:spacing w:after="0" w:line="480" w:lineRule="auto"/>
        <w:rPr>
          <w:rFonts w:ascii="Times New Roman" w:hAnsi="Times New Roman"/>
        </w:rPr>
      </w:pPr>
      <w:r w:rsidRPr="0084135A">
        <w:rPr>
          <w:rFonts w:ascii="Times New Roman" w:hAnsi="Times New Roman"/>
        </w:rPr>
        <w:t xml:space="preserve">where </w:t>
      </w:r>
      <w:r w:rsidRPr="0084135A">
        <w:rPr>
          <w:rFonts w:ascii="Times New Roman" w:hAnsi="Times New Roman"/>
          <w:i/>
        </w:rPr>
        <w:t>β</w:t>
      </w:r>
      <w:proofErr w:type="gramStart"/>
      <w:r w:rsidRPr="0084135A">
        <w:rPr>
          <w:rFonts w:ascii="Times New Roman" w:hAnsi="Times New Roman"/>
          <w:i/>
          <w:vertAlign w:val="subscript"/>
        </w:rPr>
        <w:t>0.j</w:t>
      </w:r>
      <w:proofErr w:type="gramEnd"/>
      <w:r w:rsidRPr="0084135A">
        <w:rPr>
          <w:rFonts w:ascii="Times New Roman" w:hAnsi="Times New Roman"/>
          <w:i/>
          <w:vertAlign w:val="subscript"/>
        </w:rPr>
        <w:t>(</w:t>
      </w:r>
      <w:proofErr w:type="spellStart"/>
      <w:r w:rsidRPr="0084135A">
        <w:rPr>
          <w:rFonts w:ascii="Times New Roman" w:hAnsi="Times New Roman"/>
          <w:i/>
          <w:vertAlign w:val="subscript"/>
        </w:rPr>
        <w:t>i</w:t>
      </w:r>
      <w:proofErr w:type="spellEnd"/>
      <w:r w:rsidRPr="0084135A">
        <w:rPr>
          <w:rFonts w:ascii="Times New Roman" w:hAnsi="Times New Roman"/>
          <w:i/>
          <w:vertAlign w:val="subscript"/>
        </w:rPr>
        <w:t>)</w:t>
      </w:r>
      <w:r w:rsidRPr="0084135A">
        <w:rPr>
          <w:rFonts w:ascii="Times New Roman" w:hAnsi="Times New Roman"/>
        </w:rPr>
        <w:t xml:space="preserve"> represents an intercept allowed to vary randomly among </w:t>
      </w:r>
      <w:r w:rsidR="001472A7">
        <w:rPr>
          <w:rFonts w:ascii="Times New Roman" w:hAnsi="Times New Roman"/>
        </w:rPr>
        <w:t>ecosystems</w:t>
      </w:r>
      <w:r>
        <w:rPr>
          <w:rFonts w:ascii="Times New Roman" w:hAnsi="Times New Roman"/>
        </w:rPr>
        <w:t xml:space="preserve">. </w:t>
      </w:r>
      <w:r w:rsidRPr="0084135A">
        <w:rPr>
          <w:rFonts w:ascii="Times New Roman" w:hAnsi="Times New Roman"/>
        </w:rPr>
        <w:t xml:space="preserve"> </w:t>
      </w:r>
      <w:r w:rsidR="001472A7">
        <w:rPr>
          <w:rFonts w:ascii="Times New Roman" w:hAnsi="Times New Roman"/>
        </w:rPr>
        <w:t>Th</w:t>
      </w:r>
      <w:r w:rsidR="00D76C69">
        <w:rPr>
          <w:rFonts w:ascii="Times New Roman" w:hAnsi="Times New Roman"/>
        </w:rPr>
        <w:t>e terms in the full model (</w:t>
      </w:r>
      <w:proofErr w:type="spellStart"/>
      <w:r w:rsidR="00D76C69">
        <w:rPr>
          <w:rFonts w:ascii="Times New Roman" w:hAnsi="Times New Roman"/>
        </w:rPr>
        <w:t>Eqn</w:t>
      </w:r>
      <w:proofErr w:type="spellEnd"/>
      <w:r w:rsidR="00D76C69">
        <w:rPr>
          <w:rFonts w:ascii="Times New Roman" w:hAnsi="Times New Roman"/>
        </w:rPr>
        <w:t xml:space="preserve"> </w:t>
      </w:r>
      <w:r w:rsidR="006031CE">
        <w:rPr>
          <w:rFonts w:ascii="Times New Roman" w:hAnsi="Times New Roman"/>
        </w:rPr>
        <w:t>11</w:t>
      </w:r>
      <w:r w:rsidR="001472A7">
        <w:rPr>
          <w:rFonts w:ascii="Times New Roman" w:hAnsi="Times New Roman"/>
        </w:rPr>
        <w:t>) are: t</w:t>
      </w:r>
      <w:r w:rsidRPr="0084135A">
        <w:rPr>
          <w:rFonts w:ascii="Times New Roman" w:hAnsi="Times New Roman"/>
        </w:rPr>
        <w:t>he between-ecosystem effect of temperature (</w:t>
      </w:r>
      <w:r w:rsidRPr="0084135A">
        <w:rPr>
          <w:rFonts w:ascii="Times New Roman" w:hAnsi="Times New Roman"/>
          <w:i/>
        </w:rPr>
        <w:t>β</w:t>
      </w:r>
      <w:r w:rsidRPr="0084135A">
        <w:rPr>
          <w:rFonts w:ascii="Times New Roman" w:hAnsi="Times New Roman"/>
          <w:i/>
          <w:vertAlign w:val="subscript"/>
        </w:rPr>
        <w:t>2</w:t>
      </w:r>
      <w:r w:rsidRPr="0084135A">
        <w:rPr>
          <w:rFonts w:ascii="Times New Roman" w:hAnsi="Times New Roman"/>
        </w:rPr>
        <w:t>)</w:t>
      </w:r>
      <w:r w:rsidR="00FE274B">
        <w:rPr>
          <w:rFonts w:ascii="Times New Roman" w:hAnsi="Times New Roman"/>
        </w:rPr>
        <w:t>,</w:t>
      </w:r>
      <w:r w:rsidRPr="0084135A">
        <w:rPr>
          <w:rFonts w:ascii="Times New Roman" w:hAnsi="Times New Roman"/>
        </w:rPr>
        <w:t xml:space="preserve"> estimated as the slope of ln(</w:t>
      </w:r>
      <w:proofErr w:type="spellStart"/>
      <w:r w:rsidRPr="0084135A">
        <w:rPr>
          <w:rFonts w:ascii="Times New Roman" w:hAnsi="Times New Roman"/>
        </w:rPr>
        <w:t>Y</w:t>
      </w:r>
      <w:r w:rsidR="006031CE">
        <w:rPr>
          <w:rFonts w:ascii="Times New Roman" w:hAnsi="Times New Roman"/>
          <w:i/>
          <w:vertAlign w:val="subscript"/>
        </w:rPr>
        <w:t>w</w:t>
      </w:r>
      <w:r w:rsidRPr="0084135A">
        <w:rPr>
          <w:rFonts w:ascii="Times New Roman" w:hAnsi="Times New Roman"/>
          <w:i/>
          <w:vertAlign w:val="subscript"/>
        </w:rPr>
        <w:t>j</w:t>
      </w:r>
      <w:proofErr w:type="spellEnd"/>
      <w:r w:rsidRPr="0084135A">
        <w:rPr>
          <w:rFonts w:ascii="Times New Roman" w:hAnsi="Times New Roman"/>
        </w:rPr>
        <w:t>) on the mean temperature</w:t>
      </w:r>
      <w:r w:rsidR="00FE274B">
        <w:rPr>
          <w:rFonts w:ascii="Times New Roman" w:hAnsi="Times New Roman"/>
        </w:rPr>
        <w:t xml:space="preserve"> </w:t>
      </w:r>
      <w:r w:rsidR="00FE274B" w:rsidRPr="0084135A">
        <w:rPr>
          <w:rFonts w:ascii="Times New Roman" w:eastAsia="MS Mincho" w:hAnsi="Times New Roman"/>
        </w:rPr>
        <w:t>over all weeks</w:t>
      </w:r>
      <w:r w:rsidRPr="0084135A">
        <w:rPr>
          <w:rFonts w:ascii="Times New Roman" w:hAnsi="Times New Roman"/>
        </w:rPr>
        <w:t xml:space="preserve"> for ecosystem </w:t>
      </w:r>
      <w:r w:rsidRPr="0084135A">
        <w:rPr>
          <w:rFonts w:ascii="Times New Roman" w:hAnsi="Times New Roman"/>
          <w:i/>
        </w:rPr>
        <w:t>j</w:t>
      </w:r>
      <w:r w:rsidR="00FE274B">
        <w:rPr>
          <w:rFonts w:ascii="Times New Roman" w:hAnsi="Times New Roman"/>
        </w:rPr>
        <w:t xml:space="preserve">, expressed as </w:t>
      </w:r>
      <w:r w:rsidR="00FE274B">
        <w:rPr>
          <w:rFonts w:ascii="Times New Roman" w:hAnsi="Times New Roman"/>
        </w:rPr>
        <w:lastRenderedPageBreak/>
        <w:t>inverse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w:t>
      </w:r>
      <w:r w:rsidRPr="0084135A">
        <w:rPr>
          <w:rFonts w:ascii="Times New Roman" w:hAnsi="Times New Roman"/>
        </w:rPr>
        <w:t xml:space="preserve"> </w:t>
      </w:r>
      <w:r w:rsidR="00FE274B">
        <w:rPr>
          <w:rFonts w:ascii="Times New Roman" w:hAnsi="Times New Roman"/>
        </w:rPr>
        <w:t>t</w:t>
      </w:r>
      <w:r w:rsidRPr="0084135A">
        <w:rPr>
          <w:rFonts w:ascii="Times New Roman" w:hAnsi="Times New Roman"/>
        </w:rPr>
        <w:t>he within-</w:t>
      </w:r>
      <w:r w:rsidR="001D5D2C">
        <w:rPr>
          <w:rFonts w:ascii="Times New Roman" w:hAnsi="Times New Roman"/>
        </w:rPr>
        <w:t>ecosystem</w:t>
      </w:r>
      <w:r w:rsidRPr="0084135A">
        <w:rPr>
          <w:rFonts w:ascii="Times New Roman" w:hAnsi="Times New Roman"/>
        </w:rPr>
        <w:t xml:space="preserve"> (</w:t>
      </w:r>
      <w:r w:rsidRPr="0084135A">
        <w:rPr>
          <w:rFonts w:ascii="Times New Roman" w:hAnsi="Times New Roman"/>
          <w:i/>
        </w:rPr>
        <w:t>β</w:t>
      </w:r>
      <w:r w:rsidRPr="0084135A">
        <w:rPr>
          <w:rFonts w:ascii="Times New Roman" w:hAnsi="Times New Roman"/>
          <w:i/>
          <w:vertAlign w:val="subscript"/>
        </w:rPr>
        <w:t>1</w:t>
      </w:r>
      <w:r w:rsidRPr="0084135A">
        <w:rPr>
          <w:rFonts w:ascii="Times New Roman" w:hAnsi="Times New Roman"/>
        </w:rPr>
        <w:t>) effect of temperature variation over time estimated as the slope of ln(</w:t>
      </w:r>
      <w:proofErr w:type="spellStart"/>
      <w:r w:rsidRPr="0084135A">
        <w:rPr>
          <w:rFonts w:ascii="Times New Roman" w:hAnsi="Times New Roman"/>
        </w:rPr>
        <w:t>Y</w:t>
      </w:r>
      <w:r w:rsidR="006031CE">
        <w:rPr>
          <w:rFonts w:ascii="Times New Roman" w:hAnsi="Times New Roman"/>
          <w:i/>
          <w:vertAlign w:val="subscript"/>
        </w:rPr>
        <w:t>w</w:t>
      </w:r>
      <w:r w:rsidRPr="0084135A">
        <w:rPr>
          <w:rFonts w:ascii="Times New Roman" w:hAnsi="Times New Roman"/>
          <w:i/>
          <w:vertAlign w:val="subscript"/>
        </w:rPr>
        <w:t>j</w:t>
      </w:r>
      <w:proofErr w:type="spellEnd"/>
      <w:r w:rsidRPr="0084135A">
        <w:rPr>
          <w:rFonts w:ascii="Times New Roman" w:hAnsi="Times New Roman"/>
        </w:rPr>
        <w:t xml:space="preserve">) </w:t>
      </w:r>
      <w:r w:rsidRPr="0084135A">
        <w:rPr>
          <w:rFonts w:ascii="Times New Roman" w:hAnsi="Times New Roman"/>
          <w:i/>
        </w:rPr>
        <w:t>vs</w:t>
      </w:r>
      <w:r w:rsidRPr="0084135A">
        <w:rPr>
          <w:rFonts w:ascii="Times New Roman" w:hAnsi="Times New Roman"/>
        </w:rPr>
        <w:t xml:space="preserve"> </w:t>
      </w:r>
      <w:r w:rsidR="00FE274B">
        <w:rPr>
          <w:rFonts w:ascii="Times New Roman" w:hAnsi="Times New Roman"/>
        </w:rPr>
        <w:t>centered weekly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wj</m:t>
                    </m:r>
                  </m:sub>
                </m:sSub>
              </m:den>
            </m:f>
          </m:e>
        </m:d>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 xml:space="preserve">; </w:t>
      </w:r>
      <w:r w:rsidRPr="0084135A">
        <w:rPr>
          <w:rFonts w:ascii="Times New Roman" w:hAnsi="Times New Roman"/>
        </w:rPr>
        <w:t>interaction</w:t>
      </w:r>
      <w:r w:rsidR="001472A7">
        <w:rPr>
          <w:rFonts w:ascii="Times New Roman" w:hAnsi="Times New Roman"/>
        </w:rPr>
        <w:t xml:space="preserve"> </w:t>
      </w:r>
      <w:r w:rsidR="001472A7" w:rsidRPr="0084135A">
        <w:rPr>
          <w:rFonts w:ascii="Times New Roman" w:hAnsi="Times New Roman"/>
        </w:rPr>
        <w:t>(</w:t>
      </w:r>
      <w:r w:rsidR="001472A7" w:rsidRPr="0084135A">
        <w:rPr>
          <w:rFonts w:ascii="Times New Roman" w:hAnsi="Times New Roman"/>
          <w:i/>
        </w:rPr>
        <w:t>β</w:t>
      </w:r>
      <w:r w:rsidR="001472A7" w:rsidRPr="0084135A">
        <w:rPr>
          <w:rFonts w:ascii="Times New Roman" w:hAnsi="Times New Roman"/>
          <w:i/>
          <w:vertAlign w:val="subscript"/>
        </w:rPr>
        <w:t>3</w:t>
      </w:r>
      <w:r w:rsidR="001472A7" w:rsidRPr="0084135A">
        <w:rPr>
          <w:rFonts w:ascii="Times New Roman" w:hAnsi="Times New Roman"/>
        </w:rPr>
        <w:t>)</w:t>
      </w:r>
      <w:r w:rsidRPr="0084135A">
        <w:rPr>
          <w:rFonts w:ascii="Times New Roman" w:hAnsi="Times New Roman"/>
        </w:rPr>
        <w:t xml:space="preserve"> between within-</w:t>
      </w:r>
      <w:r w:rsidR="001472A7">
        <w:rPr>
          <w:rFonts w:ascii="Times New Roman" w:hAnsi="Times New Roman"/>
        </w:rPr>
        <w:t>ecosystem</w:t>
      </w:r>
      <w:r w:rsidRPr="0084135A">
        <w:rPr>
          <w:rFonts w:ascii="Times New Roman" w:hAnsi="Times New Roman"/>
        </w:rPr>
        <w:t xml:space="preserve"> temporal variation in temperature and the experimental temperature treatment</w:t>
      </w:r>
      <w:r w:rsidR="00FE274B">
        <w:rPr>
          <w:rFonts w:ascii="Times New Roman" w:hAnsi="Times New Roman"/>
        </w:rPr>
        <w:t xml:space="preserve">; trophic species interactions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4</w:t>
      </w:r>
      <w:r w:rsidR="00FE274B" w:rsidRPr="00C7012A">
        <w:rPr>
          <w:rFonts w:ascii="Times New Roman" w:hAnsi="Times New Roman"/>
        </w:rPr>
        <w:t>)</w:t>
      </w:r>
      <w:r w:rsidR="00FE274B">
        <w:rPr>
          <w:rFonts w:ascii="Times New Roman" w:hAnsi="Times New Roman"/>
        </w:rPr>
        <w:t xml:space="preserve">, and interactions between species interactions and overall mean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5</w:t>
      </w:r>
      <w:r w:rsidR="00FE274B" w:rsidRPr="00F04025">
        <w:rPr>
          <w:rFonts w:ascii="Times New Roman" w:hAnsi="Times New Roman"/>
        </w:rPr>
        <w:t>)</w:t>
      </w:r>
      <w:r w:rsidR="00FE274B">
        <w:rPr>
          <w:rFonts w:ascii="Times New Roman" w:hAnsi="Times New Roman"/>
        </w:rPr>
        <w:t xml:space="preserve"> and weekly temperature </w:t>
      </w:r>
      <w:r w:rsidR="00FE274B" w:rsidRPr="0084135A">
        <w:rPr>
          <w:rFonts w:ascii="Times New Roman" w:hAnsi="Times New Roman"/>
        </w:rPr>
        <w:t>(</w:t>
      </w:r>
      <w:r w:rsidR="00FE274B" w:rsidRPr="0084135A">
        <w:rPr>
          <w:rFonts w:ascii="Times New Roman" w:hAnsi="Times New Roman"/>
          <w:i/>
        </w:rPr>
        <w:t>β</w:t>
      </w:r>
      <w:r w:rsidR="00FE274B" w:rsidRPr="0084135A">
        <w:rPr>
          <w:rFonts w:ascii="Times New Roman" w:hAnsi="Times New Roman"/>
          <w:i/>
          <w:vertAlign w:val="subscript"/>
        </w:rPr>
        <w:t>6</w:t>
      </w:r>
      <w:r w:rsidR="00FE274B" w:rsidRPr="0084135A">
        <w:rPr>
          <w:rFonts w:ascii="Times New Roman" w:hAnsi="Times New Roman"/>
        </w:rPr>
        <w:t>)</w:t>
      </w:r>
      <w:r w:rsidRPr="00747992">
        <w:rPr>
          <w:rFonts w:ascii="Times New Roman" w:hAnsi="Times New Roman"/>
        </w:rPr>
        <w:t xml:space="preserve">. </w:t>
      </w:r>
    </w:p>
    <w:p w14:paraId="42C00124" w14:textId="31ADE93D" w:rsidR="004E662C" w:rsidRDefault="00D26AEA" w:rsidP="00D26AEA">
      <w:pPr>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 xml:space="preserve">To test our hypothesis that </w:t>
      </w:r>
      <w:r w:rsidR="00095229">
        <w:rPr>
          <w:rFonts w:ascii="Times New Roman" w:hAnsi="Times New Roman"/>
        </w:rPr>
        <w:t>species interactions</w:t>
      </w:r>
      <w:r w:rsidR="00F260E1" w:rsidRPr="0084135A">
        <w:rPr>
          <w:rFonts w:ascii="Times New Roman" w:hAnsi="Times New Roman"/>
        </w:rPr>
        <w:t xml:space="preserve"> modif</w:t>
      </w:r>
      <w:r w:rsidR="00095229">
        <w:rPr>
          <w:rFonts w:ascii="Times New Roman" w:hAnsi="Times New Roman"/>
        </w:rPr>
        <w:t>y</w:t>
      </w:r>
      <w:r w:rsidR="00F260E1" w:rsidRPr="0084135A">
        <w:rPr>
          <w:rFonts w:ascii="Times New Roman" w:hAnsi="Times New Roman"/>
        </w:rPr>
        <w:t xml:space="preserve"> temperature dependence (</w:t>
      </w:r>
      <w:r w:rsidR="00F260E1" w:rsidRPr="0084135A">
        <w:rPr>
          <w:rFonts w:ascii="Times New Roman" w:hAnsi="Times New Roman"/>
          <w:i/>
        </w:rPr>
        <w:t>E</w:t>
      </w:r>
      <w:r w:rsidR="006031CE">
        <w:rPr>
          <w:rFonts w:ascii="Times New Roman" w:hAnsi="Times New Roman"/>
          <w:i/>
          <w:vertAlign w:val="subscript"/>
        </w:rPr>
        <w:t>R</w:t>
      </w:r>
      <w:r w:rsidR="00F260E1" w:rsidRPr="0084135A">
        <w:rPr>
          <w:rFonts w:ascii="Times New Roman" w:hAnsi="Times New Roman"/>
        </w:rPr>
        <w:t xml:space="preserve">, </w:t>
      </w:r>
      <w:proofErr w:type="spellStart"/>
      <w:r w:rsidR="00F260E1" w:rsidRPr="0084135A">
        <w:rPr>
          <w:rFonts w:ascii="Times New Roman" w:hAnsi="Times New Roman"/>
        </w:rPr>
        <w:t>Eqn</w:t>
      </w:r>
      <w:proofErr w:type="spellEnd"/>
      <w:r w:rsidR="00F260E1" w:rsidRPr="0084135A">
        <w:rPr>
          <w:rFonts w:ascii="Times New Roman" w:hAnsi="Times New Roman"/>
        </w:rPr>
        <w:t xml:space="preserve"> </w:t>
      </w:r>
      <w:r w:rsidR="006031CE">
        <w:rPr>
          <w:rFonts w:ascii="Times New Roman" w:hAnsi="Times New Roman"/>
        </w:rPr>
        <w:t>2</w:t>
      </w:r>
      <w:r w:rsidR="00F260E1" w:rsidRPr="0084135A">
        <w:rPr>
          <w:rFonts w:ascii="Times New Roman" w:hAnsi="Times New Roman"/>
        </w:rPr>
        <w:t xml:space="preserve">) of </w:t>
      </w:r>
      <w:r w:rsidR="00F260E1">
        <w:rPr>
          <w:rFonts w:ascii="Times Roman" w:hAnsi="Times Roman"/>
        </w:rPr>
        <w:t>response variables (Y)</w:t>
      </w:r>
      <w:r w:rsidR="00F260E1" w:rsidRPr="00F260E1">
        <w:rPr>
          <w:rFonts w:ascii="Times Roman" w:hAnsi="Times Roman"/>
        </w:rPr>
        <w:t xml:space="preserve">, </w:t>
      </w:r>
      <w:r w:rsidR="00F260E1">
        <w:rPr>
          <w:rFonts w:ascii="Times Roman" w:hAnsi="Times Roman"/>
          <w:color w:val="000000"/>
        </w:rPr>
        <w:t>w</w:t>
      </w:r>
      <w:r w:rsidR="00F260E1" w:rsidRPr="00F260E1">
        <w:rPr>
          <w:rFonts w:ascii="Times Roman" w:hAnsi="Times Roman"/>
          <w:color w:val="000000"/>
        </w:rPr>
        <w:t>e</w:t>
      </w:r>
      <w:r w:rsidR="00F260E1" w:rsidRPr="00F260E1">
        <w:rPr>
          <w:rFonts w:ascii="Times New Roman" w:hAnsi="Times New Roman"/>
        </w:rPr>
        <w:t xml:space="preserve"> </w:t>
      </w:r>
      <w:r w:rsidR="00F260E1" w:rsidRPr="0084135A">
        <w:rPr>
          <w:rFonts w:ascii="Times New Roman" w:hAnsi="Times New Roman"/>
        </w:rPr>
        <w:t>compared models with and without trophic level terms (</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i/>
          <w:vertAlign w:val="subscript"/>
        </w:rPr>
        <w:t xml:space="preserve"> </w:t>
      </w:r>
      <w:r w:rsidR="00F260E1" w:rsidRPr="0084135A">
        <w:rPr>
          <w:rFonts w:ascii="Times New Roman" w:hAnsi="Times New Roman"/>
        </w:rPr>
        <w:t xml:space="preserve">and interactions between </w:t>
      </w:r>
      <w:proofErr w:type="spellStart"/>
      <w:r w:rsidR="00C4797B">
        <w:rPr>
          <w:rFonts w:ascii="Times New Roman" w:hAnsi="Times New Roman"/>
          <w:i/>
        </w:rPr>
        <w:t>Z</w:t>
      </w:r>
      <w:r w:rsidR="00C4797B">
        <w:rPr>
          <w:rFonts w:ascii="Times New Roman" w:hAnsi="Times New Roman"/>
          <w:i/>
          <w:vertAlign w:val="subscript"/>
        </w:rPr>
        <w:t>j</w:t>
      </w:r>
      <w:proofErr w:type="spellEnd"/>
      <w:r w:rsidR="00F260E1" w:rsidRPr="0084135A">
        <w:rPr>
          <w:rFonts w:ascii="Times New Roman" w:hAnsi="Times New Roman"/>
          <w:i/>
        </w:rPr>
        <w:t xml:space="preserve"> </w:t>
      </w:r>
      <w:r w:rsidR="00F260E1" w:rsidRPr="0084135A">
        <w:rPr>
          <w:rFonts w:ascii="Times New Roman" w:hAnsi="Times New Roman"/>
        </w:rPr>
        <w:t>and temperature (</w:t>
      </w:r>
      <w:r w:rsidR="00F260E1" w:rsidRPr="0084135A">
        <w:rPr>
          <w:rFonts w:ascii="Times New Roman" w:hAnsi="Times New Roman"/>
          <w:i/>
        </w:rPr>
        <w:t>β</w:t>
      </w:r>
      <w:r w:rsidR="00F260E1" w:rsidRPr="0084135A">
        <w:rPr>
          <w:rFonts w:ascii="Times New Roman" w:hAnsi="Times New Roman"/>
          <w:i/>
          <w:vertAlign w:val="subscript"/>
        </w:rPr>
        <w:t>5</w:t>
      </w:r>
      <w:r w:rsidR="00F260E1" w:rsidRPr="0084135A">
        <w:rPr>
          <w:rFonts w:ascii="Times New Roman" w:hAnsi="Times New Roman"/>
        </w:rPr>
        <w:t xml:space="preserve">, </w:t>
      </w:r>
      <w:r w:rsidR="00F260E1" w:rsidRPr="0084135A">
        <w:rPr>
          <w:rFonts w:ascii="Times New Roman" w:hAnsi="Times New Roman"/>
          <w:i/>
        </w:rPr>
        <w:t>β</w:t>
      </w:r>
      <w:r w:rsidR="00F260E1" w:rsidRPr="0084135A">
        <w:rPr>
          <w:rFonts w:ascii="Times New Roman" w:hAnsi="Times New Roman"/>
          <w:i/>
          <w:vertAlign w:val="subscript"/>
        </w:rPr>
        <w:t>6</w:t>
      </w:r>
      <w:r w:rsidR="00F260E1" w:rsidRPr="0084135A">
        <w:rPr>
          <w:rFonts w:ascii="Times New Roman" w:hAnsi="Times New Roman"/>
        </w:rPr>
        <w:t>).</w:t>
      </w:r>
      <w:r w:rsidR="00F260E1" w:rsidRPr="0084135A">
        <w:rPr>
          <w:rFonts w:ascii="Times New Roman" w:hAnsi="Times New Roman"/>
          <w:lang w:val="en-US"/>
        </w:rPr>
        <w:t xml:space="preserve"> We also tested models without </w:t>
      </w:r>
      <w:r w:rsidR="00F260E1">
        <w:rPr>
          <w:rFonts w:ascii="Times New Roman" w:hAnsi="Times New Roman"/>
          <w:lang w:val="en-US"/>
        </w:rPr>
        <w:t xml:space="preserve">temperature terms for within-system variation </w:t>
      </w:r>
      <w:r w:rsidR="00F260E1" w:rsidRPr="0084135A">
        <w:rPr>
          <w:rFonts w:ascii="Times New Roman" w:hAnsi="Times New Roman"/>
        </w:rPr>
        <w:t>(</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lang w:val="en-US"/>
        </w:rPr>
        <w:t>.</w:t>
      </w:r>
      <w:r w:rsidR="00095229">
        <w:rPr>
          <w:rFonts w:ascii="Times New Roman" w:hAnsi="Times New Roman"/>
          <w:lang w:val="en-US"/>
        </w:rPr>
        <w:t xml:space="preserve"> </w:t>
      </w:r>
      <w:r w:rsidR="00F260E1" w:rsidRPr="0084135A">
        <w:rPr>
          <w:rFonts w:ascii="Times New Roman" w:hAnsi="Times New Roman"/>
          <w:lang w:val="en-US"/>
        </w:rPr>
        <w:t>In total, the model set included 9 models (</w:t>
      </w:r>
      <w:r w:rsidR="00F260E1" w:rsidRPr="00D76C69">
        <w:rPr>
          <w:rFonts w:ascii="Times New Roman" w:hAnsi="Times New Roman"/>
          <w:lang w:val="en-US"/>
        </w:rPr>
        <w:t xml:space="preserve">Table </w:t>
      </w:r>
      <w:r w:rsidR="00C4797B">
        <w:rPr>
          <w:rFonts w:ascii="Times New Roman" w:hAnsi="Times New Roman"/>
          <w:lang w:val="en-US"/>
        </w:rPr>
        <w:t>1</w:t>
      </w:r>
      <w:r w:rsidR="00F260E1" w:rsidRPr="0084135A">
        <w:rPr>
          <w:rFonts w:ascii="Times New Roman" w:hAnsi="Times New Roman"/>
          <w:lang w:val="en-US"/>
        </w:rPr>
        <w:t>).</w:t>
      </w:r>
      <w:r w:rsidRPr="00D26AEA">
        <w:rPr>
          <w:rFonts w:ascii="Times New Roman" w:hAnsi="Times New Roman"/>
        </w:rPr>
        <w:t xml:space="preserve"> </w:t>
      </w:r>
      <w:r w:rsidRPr="00747992">
        <w:rPr>
          <w:rFonts w:ascii="Times New Roman" w:hAnsi="Times New Roman"/>
        </w:rPr>
        <w:t>Response variables were ln-transformed prior to analyses to achieve normal distributions and to linearize temperature effec</w:t>
      </w:r>
      <w:r w:rsidRPr="0084135A">
        <w:rPr>
          <w:rFonts w:ascii="Times New Roman" w:hAnsi="Times New Roman"/>
        </w:rPr>
        <w:t xml:space="preserve">ts for analysis and </w:t>
      </w:r>
      <w:r>
        <w:rPr>
          <w:rFonts w:ascii="Times New Roman" w:hAnsi="Times New Roman"/>
        </w:rPr>
        <w:t xml:space="preserve">to fit </w:t>
      </w:r>
      <w:r w:rsidRPr="00E06E87">
        <w:rPr>
          <w:rFonts w:ascii="Times New Roman" w:hAnsi="Times New Roman"/>
          <w:i/>
        </w:rPr>
        <w:t>E</w:t>
      </w:r>
      <w:r w:rsidR="006031CE">
        <w:rPr>
          <w:rFonts w:ascii="Times New Roman" w:hAnsi="Times New Roman"/>
          <w:i/>
          <w:vertAlign w:val="subscript"/>
        </w:rPr>
        <w:t>R</w:t>
      </w:r>
      <w:r>
        <w:rPr>
          <w:rFonts w:ascii="Times New Roman" w:hAnsi="Times New Roman"/>
        </w:rPr>
        <w:t xml:space="preserve"> values from </w:t>
      </w:r>
      <w:proofErr w:type="spellStart"/>
      <w:r>
        <w:rPr>
          <w:rFonts w:ascii="Times New Roman" w:hAnsi="Times New Roman"/>
        </w:rPr>
        <w:t>Eqn</w:t>
      </w:r>
      <w:proofErr w:type="spellEnd"/>
      <w:r>
        <w:rPr>
          <w:rFonts w:ascii="Times New Roman" w:hAnsi="Times New Roman"/>
        </w:rPr>
        <w:t xml:space="preserve"> </w:t>
      </w:r>
      <w:r w:rsidR="006031CE">
        <w:rPr>
          <w:rFonts w:ascii="Times New Roman" w:hAnsi="Times New Roman"/>
        </w:rPr>
        <w:t>2</w:t>
      </w:r>
      <w:r w:rsidRPr="0084135A">
        <w:rPr>
          <w:rFonts w:ascii="Times New Roman" w:hAnsi="Times New Roman"/>
        </w:rPr>
        <w:t>. When modelling</w:t>
      </w:r>
      <w:r>
        <w:rPr>
          <w:rFonts w:ascii="Times New Roman" w:hAnsi="Times New Roman"/>
        </w:rPr>
        <w:t>,</w:t>
      </w:r>
      <w:r w:rsidRPr="0084135A">
        <w:rPr>
          <w:rFonts w:ascii="Times New Roman" w:hAnsi="Times New Roman"/>
        </w:rPr>
        <w:t xml:space="preserve"> we centered temperature treatment (1/</w:t>
      </w:r>
      <w:proofErr w:type="spellStart"/>
      <w:r w:rsidRPr="0084135A">
        <w:rPr>
          <w:rFonts w:ascii="Times New Roman" w:hAnsi="Times New Roman"/>
        </w:rPr>
        <w:t>kT</w:t>
      </w:r>
      <w:r w:rsidRPr="0084135A">
        <w:rPr>
          <w:rFonts w:ascii="Times New Roman" w:hAnsi="Times New Roman"/>
          <w:vertAlign w:val="subscript"/>
        </w:rPr>
        <w:t>j</w:t>
      </w:r>
      <w:proofErr w:type="spellEnd"/>
      <w:r w:rsidRPr="0084135A">
        <w:rPr>
          <w:rFonts w:ascii="Times New Roman" w:hAnsi="Times New Roman"/>
        </w:rPr>
        <w:t>) on the grand mean</w:t>
      </w:r>
      <w:r>
        <w:rPr>
          <w:rFonts w:ascii="Times New Roman" w:hAnsi="Times New Roman"/>
        </w:rPr>
        <w:t xml:space="preserve"> of all</w:t>
      </w:r>
      <w:r w:rsidRPr="0084135A">
        <w:rPr>
          <w:rFonts w:ascii="Times New Roman" w:hAnsi="Times New Roman"/>
        </w:rPr>
        <w:t xml:space="preserve"> temperature</w:t>
      </w:r>
      <w:r>
        <w:rPr>
          <w:rFonts w:ascii="Times New Roman" w:hAnsi="Times New Roman"/>
        </w:rPr>
        <w:t>s observations</w:t>
      </w:r>
      <w:r w:rsidRPr="0084135A">
        <w:rPr>
          <w:rFonts w:ascii="Times New Roman" w:hAnsi="Times New Roman"/>
        </w:rPr>
        <w:t xml:space="preserve"> </w:t>
      </w:r>
      <m:oMath>
        <m:acc>
          <m:accPr>
            <m:chr m:val="̅"/>
            <m:ctrlPr>
              <w:rPr>
                <w:rFonts w:ascii="Cambria Math" w:hAnsi="Cambria Math"/>
                <w:i/>
              </w:rPr>
            </m:ctrlPr>
          </m:accPr>
          <m:e>
            <m:r>
              <w:rPr>
                <w:rFonts w:ascii="Cambria Math" w:hAnsi="Cambria Math"/>
              </w:rPr>
              <m:t>T</m:t>
            </m:r>
          </m:e>
        </m:acc>
      </m:oMath>
      <w:r w:rsidR="00D76C69">
        <w:rPr>
          <w:rFonts w:ascii="Times New Roman" w:hAnsi="Times New Roman"/>
        </w:rPr>
        <w:t xml:space="preserve"> (not shown in Eqn </w:t>
      </w:r>
      <w:r w:rsidR="00C4797B">
        <w:rPr>
          <w:rFonts w:ascii="Times New Roman" w:hAnsi="Times New Roman"/>
        </w:rPr>
        <w:t>11</w:t>
      </w:r>
      <w:r w:rsidRPr="0084135A">
        <w:rPr>
          <w:rFonts w:ascii="Times New Roman" w:hAnsi="Times New Roman"/>
        </w:rPr>
        <w:t>) to reduce correlations between slope and intercept terms</w:t>
      </w:r>
      <w:r>
        <w:rPr>
          <w:rFonts w:ascii="Times New Roman" w:hAnsi="Times New Roman"/>
        </w:rPr>
        <w:t xml:space="preserve"> </w:t>
      </w:r>
      <w:r w:rsidR="00D76C69">
        <w:rPr>
          <w:rFonts w:ascii="Times New Roman" w:hAnsi="Times New Roman"/>
        </w:rPr>
        <w:fldChar w:fldCharType="begin"/>
      </w:r>
      <w:r w:rsidR="00FC27DB">
        <w:rPr>
          <w:rFonts w:ascii="Times New Roman" w:hAnsi="Times New Roman"/>
        </w:rPr>
        <w:instrText xml:space="preserve"> ADDIN PAPERS2_CITATIONS &lt;citation&gt;&lt;priority&gt;0&lt;/priority&gt;&lt;uuid&gt;3B7F7E13-E200-4DAB-8006-D2EF766674BC&lt;/uuid&gt;&lt;publications&gt;&lt;publication&gt;&lt;subtype&gt;400&lt;/subtype&gt;&lt;title&gt;Temperature control of larval dispersal and the implications for marine ecology, evolution, and conservation&lt;/title&gt;&lt;volume&gt;104&lt;/volume&gt;&lt;publication_date&gt;99200703261200000000222000&lt;/publication_date&gt;&lt;uuid&gt;9EF0B04C-96C4-4395-9FEB-B6A7F03A1CC7&lt;/uuid&gt;&lt;type&gt;400&lt;/type&gt;&lt;number&gt;4&lt;/number&gt;&lt;startpage&gt;1266&lt;/startpage&gt;&lt;endpage&gt;1271&lt;/endpage&gt;&lt;bundle&gt;&lt;publication&gt;&lt;title&gt;Proceedings of the National Academy of Sciences&lt;/title&gt;&lt;uuid&gt;94160E19-4672-426B-9DEE-8C4312AD5475&lt;/uuid&gt;&lt;subtype&gt;-100&lt;/subtype&gt;&lt;type&gt;-100&lt;/type&gt;&lt;/publication&gt;&lt;/bundle&gt;&lt;authors&gt;&lt;author&gt;&lt;lastName&gt;O'Connor&lt;/lastName&gt;&lt;firstName&gt;Mary&lt;/firstName&gt;&lt;/author&gt;&lt;author&gt;&lt;lastName&gt;Bruno&lt;/lastName&gt;&lt;firstName&gt;J&lt;/firstName&gt;&lt;middleNames&gt;F&lt;/middleNames&gt;&lt;/author&gt;&lt;author&gt;&lt;lastName&gt;Gaines&lt;/lastName&gt;&lt;firstName&gt;Steven&lt;/firstName&gt;&lt;middleNames&gt;D&lt;/middleNames&gt;&lt;/author&gt;&lt;author&gt;&lt;lastName&gt;Halpern&lt;/lastName&gt;&lt;firstName&gt;B&lt;/firstName&gt;&lt;middleNames&gt;S&lt;/middleNames&gt;&lt;/author&gt;&lt;author&gt;&lt;lastName&gt;Lester&lt;/lastName&gt;&lt;firstName&gt;S&lt;/firstName&gt;&lt;/author&gt;&lt;author&gt;&lt;lastName&gt;Kinlan&lt;/lastName&gt;&lt;firstName&gt;B&lt;/firstName&gt;&lt;middleNames&gt;P&lt;/middleNames&gt;&lt;/author&gt;&lt;author&gt;&lt;lastName&gt;Weis&lt;/lastName&gt;&lt;firstName&gt;J&lt;/firstName&gt;&lt;/author&gt;&lt;/authors&gt;&lt;/publication&gt;&lt;/publications&gt;&lt;cites&gt;&lt;/cites&gt;&lt;/citation&gt;</w:instrText>
      </w:r>
      <w:r w:rsidR="00D76C69">
        <w:rPr>
          <w:rFonts w:ascii="Times New Roman" w:hAnsi="Times New Roman"/>
        </w:rPr>
        <w:fldChar w:fldCharType="separate"/>
      </w:r>
      <w:r w:rsidR="00AF2A57">
        <w:rPr>
          <w:rFonts w:ascii="Times New Roman" w:hAnsi="Times New Roman"/>
          <w:lang w:val="en-US" w:eastAsia="de-DE"/>
        </w:rPr>
        <w:t>[69]</w:t>
      </w:r>
      <w:r w:rsidR="00D76C69">
        <w:rPr>
          <w:rFonts w:ascii="Times New Roman" w:hAnsi="Times New Roman"/>
        </w:rPr>
        <w:fldChar w:fldCharType="end"/>
      </w:r>
      <w:r w:rsidRPr="0084135A">
        <w:rPr>
          <w:rFonts w:ascii="Times New Roman" w:hAnsi="Times New Roman"/>
        </w:rPr>
        <w:t>.</w:t>
      </w:r>
    </w:p>
    <w:p w14:paraId="5BF4A4E7" w14:textId="51362949" w:rsidR="00F67662" w:rsidRDefault="00F67662" w:rsidP="00D26AEA">
      <w:pPr>
        <w:spacing w:after="0" w:line="480" w:lineRule="auto"/>
        <w:rPr>
          <w:rFonts w:ascii="Times New Roman" w:hAnsi="Times New Roman"/>
          <w:lang w:val="en-US"/>
        </w:rPr>
      </w:pPr>
      <w:r>
        <w:rPr>
          <w:rFonts w:ascii="Times New Roman" w:hAnsi="Times New Roman"/>
          <w:lang w:val="en-US"/>
        </w:rPr>
        <w:tab/>
        <w:t xml:space="preserve">To test the effect of temperature on trophic cascade strength, we used the following statistical model: </w:t>
      </w:r>
    </w:p>
    <w:p w14:paraId="291B864B" w14:textId="7A8C0136" w:rsidR="00F67662" w:rsidRDefault="008D42BD" w:rsidP="00D26AEA">
      <w:pPr>
        <w:spacing w:after="0" w:line="480" w:lineRule="auto"/>
        <w:rPr>
          <w:rFonts w:ascii="Times New Roman" w:hAnsi="Times New Roman"/>
          <w:lang w:val="en-US"/>
        </w:rPr>
      </w:pPr>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TC</m:t>
                    </m:r>
                  </m:e>
                  <m:sub>
                    <m:r>
                      <w:rPr>
                        <w:rFonts w:ascii="Cambria Math" w:hAnsi="Cambria Math"/>
                        <w:lang w:val="en-US"/>
                      </w:rPr>
                      <m:t>ij</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0.p(w)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wp</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p</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wp</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p</m:t>
                    </m:r>
                  </m:sub>
                </m:sSub>
              </m:den>
            </m:f>
          </m:e>
        </m:d>
        <m:r>
          <w:rPr>
            <w:rFonts w:ascii="Cambria Math" w:hAnsi="Cambria Math"/>
            <w:lang w:val="en-US"/>
          </w:rPr>
          <m:t>*w+</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wp</m:t>
            </m:r>
          </m:sub>
        </m:sSub>
      </m:oMath>
      <w:r w:rsidR="00196C26">
        <w:rPr>
          <w:rFonts w:ascii="Times New Roman" w:hAnsi="Times New Roman"/>
          <w:lang w:val="en-US"/>
        </w:rPr>
        <w:t xml:space="preserve"> </w:t>
      </w:r>
      <w:r w:rsidR="00196C26">
        <w:rPr>
          <w:rFonts w:ascii="Times New Roman" w:hAnsi="Times New Roman"/>
          <w:lang w:val="en-US"/>
        </w:rPr>
        <w:tab/>
      </w:r>
      <w:r w:rsidR="00196C26">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proofErr w:type="spellStart"/>
      <w:r w:rsidR="00196C26">
        <w:rPr>
          <w:rFonts w:ascii="Times New Roman" w:hAnsi="Times New Roman"/>
          <w:lang w:val="en-US"/>
        </w:rPr>
        <w:t>Eqn</w:t>
      </w:r>
      <w:proofErr w:type="spellEnd"/>
      <w:r w:rsidR="00196C26">
        <w:rPr>
          <w:rFonts w:ascii="Times New Roman" w:hAnsi="Times New Roman"/>
          <w:lang w:val="en-US"/>
        </w:rPr>
        <w:t xml:space="preserve"> </w:t>
      </w:r>
      <w:r w:rsidR="00146B19">
        <w:rPr>
          <w:rFonts w:ascii="Times New Roman" w:hAnsi="Times New Roman"/>
          <w:lang w:val="en-US"/>
        </w:rPr>
        <w:t>12</w:t>
      </w:r>
      <w:r w:rsidR="00196C26">
        <w:rPr>
          <w:rFonts w:ascii="Times New Roman" w:hAnsi="Times New Roman"/>
          <w:lang w:val="en-US"/>
        </w:rPr>
        <w:t xml:space="preserve">, </w:t>
      </w:r>
    </w:p>
    <w:p w14:paraId="445757C0" w14:textId="0A37CE01" w:rsidR="00196C26" w:rsidRPr="00D26AEA" w:rsidRDefault="006031CE" w:rsidP="00D26AEA">
      <w:pPr>
        <w:spacing w:after="0" w:line="480" w:lineRule="auto"/>
        <w:rPr>
          <w:rFonts w:ascii="Times New Roman" w:hAnsi="Times New Roman"/>
          <w:lang w:val="en-US"/>
        </w:rPr>
      </w:pPr>
      <w:r>
        <w:rPr>
          <w:rFonts w:ascii="Times New Roman" w:hAnsi="Times New Roman"/>
          <w:lang w:val="en-US"/>
        </w:rPr>
        <w:t>i</w:t>
      </w:r>
      <w:r w:rsidR="00196C26">
        <w:rPr>
          <w:rFonts w:ascii="Times New Roman" w:hAnsi="Times New Roman"/>
          <w:lang w:val="en-US"/>
        </w:rPr>
        <w:t xml:space="preserve">n which </w:t>
      </w:r>
      <w:r w:rsidR="00C14B9E">
        <w:rPr>
          <w:rFonts w:ascii="Times New Roman" w:hAnsi="Times New Roman"/>
          <w:lang w:val="en-US"/>
        </w:rPr>
        <w:t xml:space="preserve">the effect of temperature on trophic cascade strength in each temperature treatment </w:t>
      </w:r>
      <w:r w:rsidR="00C14B9E" w:rsidRPr="00C14B9E">
        <w:rPr>
          <w:rFonts w:ascii="Times New Roman" w:hAnsi="Times New Roman"/>
          <w:i/>
          <w:lang w:val="en-US"/>
        </w:rPr>
        <w:t>j</w:t>
      </w:r>
      <w:r w:rsidR="00C14B9E">
        <w:rPr>
          <w:rFonts w:ascii="Times New Roman" w:hAnsi="Times New Roman"/>
          <w:lang w:val="en-US"/>
        </w:rPr>
        <w:t xml:space="preserve"> was modeled for each week </w:t>
      </w:r>
      <w:r w:rsidR="00C14B9E" w:rsidRPr="00C14B9E">
        <w:rPr>
          <w:rFonts w:ascii="Times New Roman" w:hAnsi="Times New Roman"/>
          <w:i/>
          <w:lang w:val="en-US"/>
        </w:rPr>
        <w:t xml:space="preserve">w </w:t>
      </w:r>
      <w:r w:rsidR="00C14B9E">
        <w:rPr>
          <w:rFonts w:ascii="Times New Roman" w:hAnsi="Times New Roman"/>
          <w:lang w:val="en-US"/>
        </w:rPr>
        <w:t xml:space="preserve">and for the temperature of the tanks, with </w:t>
      </w:r>
      <w:r w:rsidR="00196C26">
        <w:rPr>
          <w:rFonts w:ascii="Times New Roman" w:hAnsi="Times New Roman"/>
          <w:lang w:val="en-US"/>
        </w:rPr>
        <w:t xml:space="preserve">random effects </w:t>
      </w:r>
      <w:proofErr w:type="spellStart"/>
      <w:r w:rsidR="00196C26" w:rsidRPr="00196C26">
        <w:rPr>
          <w:rFonts w:ascii="Times New Roman" w:hAnsi="Times New Roman"/>
          <w:i/>
          <w:lang w:val="en-US"/>
        </w:rPr>
        <w:t>u</w:t>
      </w:r>
      <w:r w:rsidR="00196C26" w:rsidRPr="00196C26">
        <w:rPr>
          <w:rFonts w:ascii="Times New Roman" w:hAnsi="Times New Roman"/>
          <w:i/>
          <w:vertAlign w:val="subscript"/>
          <w:lang w:val="en-US"/>
        </w:rPr>
        <w:t>j</w:t>
      </w:r>
      <w:proofErr w:type="spellEnd"/>
      <w:r w:rsidR="00196C26">
        <w:rPr>
          <w:rFonts w:ascii="Times New Roman" w:hAnsi="Times New Roman"/>
          <w:lang w:val="en-US"/>
        </w:rPr>
        <w:t xml:space="preserve"> were assigned for each power treatment (</w:t>
      </w:r>
      <w:r>
        <w:rPr>
          <w:rFonts w:ascii="Times New Roman" w:hAnsi="Times New Roman"/>
          <w:i/>
          <w:lang w:val="en-US"/>
        </w:rPr>
        <w:t>p</w:t>
      </w:r>
      <w:r w:rsidR="00196C26">
        <w:rPr>
          <w:rFonts w:ascii="Times New Roman" w:hAnsi="Times New Roman"/>
          <w:lang w:val="en-US"/>
        </w:rPr>
        <w:t>).</w:t>
      </w:r>
    </w:p>
    <w:p w14:paraId="3A7454E0" w14:textId="647A1472" w:rsidR="00163A44" w:rsidRDefault="00D26AEA"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We ranked models using Akaike’s Information Criterion weights</w:t>
      </w:r>
      <w:r>
        <w:rPr>
          <w:rFonts w:ascii="Times New Roman" w:hAnsi="Times New Roman"/>
        </w:rPr>
        <w:t xml:space="preserve"> (using the </w:t>
      </w:r>
      <w:proofErr w:type="spellStart"/>
      <w:r>
        <w:rPr>
          <w:rFonts w:ascii="Times New Roman" w:hAnsi="Times New Roman"/>
        </w:rPr>
        <w:t>MuMin</w:t>
      </w:r>
      <w:proofErr w:type="spellEnd"/>
      <w:r>
        <w:rPr>
          <w:rFonts w:ascii="Times New Roman" w:hAnsi="Times New Roman"/>
        </w:rPr>
        <w:t xml:space="preserve"> package in R)</w:t>
      </w:r>
      <w:r w:rsidR="00F260E1">
        <w:rPr>
          <w:rFonts w:ascii="Times New Roman" w:hAnsi="Times New Roman"/>
        </w:rPr>
        <w:t xml:space="preserve">, adjusted for small sample sizes </w:t>
      </w:r>
      <w:r w:rsidR="00F260E1" w:rsidRPr="0084135A">
        <w:rPr>
          <w:rFonts w:ascii="Times New Roman" w:hAnsi="Times New Roman"/>
        </w:rPr>
        <w:t>(AIC</w:t>
      </w:r>
      <w:r w:rsidR="00F260E1" w:rsidRPr="0084135A">
        <w:rPr>
          <w:rFonts w:ascii="Times New Roman" w:hAnsi="Times New Roman"/>
          <w:vertAlign w:val="subscript"/>
        </w:rPr>
        <w:t>C</w:t>
      </w:r>
      <w:r w:rsidR="000868F0">
        <w:rPr>
          <w:rFonts w:ascii="Times New Roman" w:hAnsi="Times New Roman"/>
        </w:rPr>
        <w:t>)</w:t>
      </w:r>
      <w:r w:rsidR="00F260E1" w:rsidRPr="0084135A">
        <w:rPr>
          <w:rFonts w:ascii="Times New Roman" w:hAnsi="Times New Roman"/>
        </w:rPr>
        <w:t>. When two or</w:t>
      </w:r>
      <w:r w:rsidR="008B4B99">
        <w:rPr>
          <w:rFonts w:ascii="Times New Roman" w:hAnsi="Times New Roman"/>
        </w:rPr>
        <w:t xml:space="preserve"> more</w:t>
      </w:r>
      <w:r w:rsidR="00F260E1" w:rsidRPr="0084135A">
        <w:rPr>
          <w:rFonts w:ascii="Times New Roman" w:hAnsi="Times New Roman"/>
        </w:rPr>
        <w:t xml:space="preserve"> models were considered comparable or equivalent (</w:t>
      </w:r>
      <w:proofErr w:type="spellStart"/>
      <w:r w:rsidR="00F260E1" w:rsidRPr="0084135A">
        <w:rPr>
          <w:rFonts w:ascii="Times New Roman" w:hAnsi="Times New Roman"/>
        </w:rPr>
        <w:t>δAIC</w:t>
      </w:r>
      <w:r w:rsidR="008B4B99">
        <w:rPr>
          <w:rFonts w:ascii="Times New Roman" w:hAnsi="Times New Roman"/>
          <w:vertAlign w:val="subscript"/>
        </w:rPr>
        <w:t>C</w:t>
      </w:r>
      <w:proofErr w:type="spellEnd"/>
      <w:r w:rsidR="00F260E1" w:rsidRPr="0084135A">
        <w:rPr>
          <w:rFonts w:ascii="Times New Roman" w:hAnsi="Times New Roman"/>
        </w:rPr>
        <w:t xml:space="preserve"> &lt; 2) we reported all models meeting this </w:t>
      </w:r>
      <w:r w:rsidR="00F260E1" w:rsidRPr="0084135A">
        <w:rPr>
          <w:rFonts w:ascii="Times New Roman" w:hAnsi="Times New Roman"/>
        </w:rPr>
        <w:lastRenderedPageBreak/>
        <w:t xml:space="preserve">criterion and report averaged coefficients. We estimated </w:t>
      </w:r>
      <w:r w:rsidR="00536FBB">
        <w:rPr>
          <w:rFonts w:ascii="Times New Roman" w:hAnsi="Times New Roman"/>
        </w:rPr>
        <w:t xml:space="preserve">the realized temperature dependence of our response variables (slopes) </w:t>
      </w:r>
      <w:r w:rsidR="00F260E1" w:rsidRPr="0084135A">
        <w:rPr>
          <w:rFonts w:ascii="Times New Roman" w:hAnsi="Times New Roman"/>
        </w:rPr>
        <w:t>and intercepts for among</w:t>
      </w:r>
      <w:r w:rsidR="00F260E1">
        <w:rPr>
          <w:rFonts w:ascii="Times New Roman" w:hAnsi="Times New Roman"/>
        </w:rPr>
        <w:t>-ecosystem</w:t>
      </w:r>
      <w:r w:rsidR="00F260E1" w:rsidRPr="0084135A">
        <w:rPr>
          <w:rFonts w:ascii="Times New Roman" w:hAnsi="Times New Roman"/>
        </w:rPr>
        <w:t xml:space="preserve"> responses to tempera</w:t>
      </w:r>
      <w:r w:rsidR="00D76C69">
        <w:rPr>
          <w:rFonts w:ascii="Times New Roman" w:hAnsi="Times New Roman"/>
        </w:rPr>
        <w:t xml:space="preserve">tures by first rearranging </w:t>
      </w:r>
      <w:proofErr w:type="spellStart"/>
      <w:r w:rsidR="00D76C69">
        <w:rPr>
          <w:rFonts w:ascii="Times New Roman" w:hAnsi="Times New Roman"/>
        </w:rPr>
        <w:t>Eqn</w:t>
      </w:r>
      <w:proofErr w:type="spellEnd"/>
      <w:r w:rsidR="00D76C69">
        <w:rPr>
          <w:rFonts w:ascii="Times New Roman" w:hAnsi="Times New Roman"/>
        </w:rPr>
        <w:t xml:space="preserve"> </w:t>
      </w:r>
      <w:r w:rsidR="00A54A90">
        <w:rPr>
          <w:rFonts w:ascii="Times New Roman" w:hAnsi="Times New Roman"/>
        </w:rPr>
        <w:t>12</w:t>
      </w:r>
      <w:r w:rsidR="00F260E1" w:rsidRPr="0084135A">
        <w:rPr>
          <w:rFonts w:ascii="Times New Roman" w:hAnsi="Times New Roman"/>
        </w:rPr>
        <w:t xml:space="preserve"> to group coeffici</w:t>
      </w:r>
      <w:r w:rsidR="00D76C69">
        <w:rPr>
          <w:rFonts w:ascii="Times New Roman" w:hAnsi="Times New Roman"/>
        </w:rPr>
        <w:t>ents by temperature term</w:t>
      </w:r>
      <w:r w:rsidR="00F260E1">
        <w:rPr>
          <w:rFonts w:ascii="Times New Roman" w:hAnsi="Times New Roman"/>
        </w:rPr>
        <w:t xml:space="preserve">. </w:t>
      </w:r>
    </w:p>
    <w:p w14:paraId="7CC93D87" w14:textId="3884A882" w:rsidR="00546A53" w:rsidRPr="00601DFC" w:rsidRDefault="008D42BD" w:rsidP="00601DFC">
      <w:pPr>
        <w:widowControl w:val="0"/>
        <w:autoSpaceDE w:val="0"/>
        <w:autoSpaceDN w:val="0"/>
        <w:adjustRightInd w:val="0"/>
        <w:spacing w:after="0" w:line="480" w:lineRule="auto"/>
        <w:rPr>
          <w:rFonts w:ascii="Times New Roman" w:hAnsi="Times New Roman"/>
          <w:lang w:val="en-US"/>
        </w:rPr>
      </w:pPr>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jw</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wj</m:t>
            </m:r>
          </m:sub>
        </m:sSub>
      </m:oMath>
      <w:r w:rsidR="00536FBB">
        <w:rPr>
          <w:rFonts w:ascii="Times New Roman" w:hAnsi="Times New Roman"/>
          <w:lang w:val="en-US"/>
        </w:rPr>
        <w:t>.</w:t>
      </w:r>
      <w:r w:rsidR="00601DFC">
        <w:rPr>
          <w:rFonts w:ascii="Times New Roman" w:hAnsi="Times New Roman"/>
          <w:lang w:val="en-US"/>
        </w:rPr>
        <w:t xml:space="preserve">  </w:t>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546A53">
        <w:rPr>
          <w:rFonts w:ascii="Times New Roman" w:hAnsi="Times New Roman"/>
          <w:noProof/>
          <w:position w:val="-48"/>
        </w:rPr>
        <w:t>Eqn 13</w:t>
      </w:r>
    </w:p>
    <w:p w14:paraId="7C52CD7A" w14:textId="50C6308C" w:rsidR="004E662C" w:rsidRDefault="00536FBB" w:rsidP="004E662C">
      <w:pPr>
        <w:widowControl w:val="0"/>
        <w:autoSpaceDE w:val="0"/>
        <w:autoSpaceDN w:val="0"/>
        <w:adjustRightInd w:val="0"/>
        <w:spacing w:after="0" w:line="480" w:lineRule="auto"/>
        <w:rPr>
          <w:rFonts w:ascii="Times New Roman" w:hAnsi="Times New Roman"/>
        </w:rPr>
      </w:pPr>
      <w:r>
        <w:rPr>
          <w:rFonts w:ascii="Times New Roman" w:hAnsi="Times New Roman"/>
        </w:rPr>
        <w:t xml:space="preserve">The pooled coefficients </w:t>
      </w:r>
      <m:oMath>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oMath>
      <w:r>
        <w:rPr>
          <w:rFonts w:ascii="Times New Roman" w:hAnsi="Times New Roman"/>
          <w:lang w:val="en-US"/>
        </w:rPr>
        <w:t xml:space="preserve"> include the temperature dependence of ecosystem responses plus any variation with trophic structure, and gives the slope of lines plotted in figures 2A and 5. </w:t>
      </w:r>
      <w:r w:rsidR="00D92B17">
        <w:rPr>
          <w:rFonts w:ascii="Times New Roman" w:hAnsi="Times New Roman"/>
          <w:lang w:val="en-US"/>
        </w:rPr>
        <w:t xml:space="preserve">The intercept is set by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oMath>
      <w:r w:rsidR="00D92B17">
        <w:rPr>
          <w:rFonts w:ascii="Times New Roman" w:hAnsi="Times New Roman"/>
          <w:lang w:val="en-US"/>
        </w:rPr>
        <w:t>+</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oMath>
      <w:r w:rsidR="00D92B17">
        <w:rPr>
          <w:rFonts w:ascii="Times New Roman" w:hAnsi="Times New Roman"/>
          <w:lang w:val="en-US"/>
        </w:rPr>
        <w:t>, and the remaining coefficient gives within-tank var</w:t>
      </w:r>
      <w:proofErr w:type="spellStart"/>
      <w:r w:rsidR="00D92B17">
        <w:rPr>
          <w:rFonts w:ascii="Times New Roman" w:hAnsi="Times New Roman"/>
          <w:lang w:val="en-US"/>
        </w:rPr>
        <w:t>iation</w:t>
      </w:r>
      <w:proofErr w:type="spellEnd"/>
      <w:r w:rsidR="00D92B17">
        <w:rPr>
          <w:rFonts w:ascii="Times New Roman" w:hAnsi="Times New Roman"/>
          <w:lang w:val="en-US"/>
        </w:rPr>
        <w:t xml:space="preserve"> as plotted in Figure 6.</w:t>
      </w:r>
      <w:r w:rsidR="00D92B17">
        <w:rPr>
          <w:rFonts w:ascii="Times New Roman" w:hAnsi="Times New Roman"/>
        </w:rPr>
        <w:t xml:space="preserve"> </w:t>
      </w:r>
      <w:r w:rsidR="004E662C" w:rsidRPr="0084135A">
        <w:rPr>
          <w:rFonts w:ascii="Times New Roman" w:hAnsi="Times New Roman"/>
        </w:rPr>
        <w:t>We estimated confidence intervals for composite terms following</w:t>
      </w:r>
      <w:r w:rsidR="004E662C">
        <w:rPr>
          <w:rFonts w:ascii="Times New Roman" w:hAnsi="Times New Roman"/>
        </w:rPr>
        <w:t xml:space="preserve"> </w:t>
      </w:r>
      <w:r w:rsidR="00973B45">
        <w:rPr>
          <w:rFonts w:ascii="Times New Roman" w:hAnsi="Times New Roman"/>
        </w:rPr>
        <w:fldChar w:fldCharType="begin"/>
      </w:r>
      <w:r w:rsidR="00FC27DB">
        <w:rPr>
          <w:rFonts w:ascii="Times New Roman" w:hAnsi="Times New Roman"/>
        </w:rPr>
        <w:instrText xml:space="preserve"> ADDIN PAPERS2_CITATIONS &lt;citation&gt;&lt;priority&gt;0&lt;/priority&gt;&lt;uuid&gt;C11D65EA-6A0D-4561-BA37-802FA95D6D76&lt;/uuid&gt;&lt;publications&gt;&lt;publication&gt;&lt;subtype&gt;400&lt;/subtype&gt;&lt;title&gt;Regression models: calculating the confidence interval of effects in the presence of interactions.&lt;/title&gt;&lt;url&gt;http://eutils.ncbi.nlm.nih.gov/entrez/eutils/elink.fcgi?dbfrom=pubmed&amp;amp;id=9789916&amp;amp;retmode=ref&amp;amp;cmd=prlinks&lt;/url&gt;&lt;volume&gt;17&lt;/volume&gt;&lt;publication_date&gt;99199809301200000000222000&lt;/publication_date&gt;&lt;uuid&gt;DD635364-746C-4AF0-A6AB-FC3E13A4B7C9&lt;/uuid&gt;&lt;type&gt;400&lt;/type&gt;&lt;number&gt;18&lt;/number&gt;&lt;institution&gt;Department of Preventive Medicine and Public Health, University of Santiago, Spain.&lt;/institution&gt;&lt;startpage&gt;2099&lt;/startpage&gt;&lt;endpage&gt;2105&lt;/endpage&gt;&lt;bundle&gt;&lt;publication&gt;&lt;title&gt;Statistics in medicine&lt;/title&gt;&lt;uuid&gt;A4323992-635E-4266-B9F3-7174D3CF729A&lt;/uuid&gt;&lt;subtype&gt;-100&lt;/subtype&gt;&lt;type&gt;-100&lt;/type&gt;&lt;/publication&gt;&lt;/bundle&gt;&lt;authors&gt;&lt;author&gt;&lt;lastName&gt;Figueiras&lt;/lastName&gt;&lt;firstName&gt;A&lt;/firstName&gt;&lt;/author&gt;&lt;author&gt;&lt;lastName&gt;Domenech-Massons&lt;/lastName&gt;&lt;firstName&gt;J&lt;/firstName&gt;&lt;middleNames&gt;M&lt;/middleNames&gt;&lt;/author&gt;&lt;author&gt;&lt;lastName&gt;Cadarso&lt;/lastName&gt;&lt;firstName&gt;C&lt;/firstName&gt;&lt;/author&gt;&lt;/authors&gt;&lt;/publication&gt;&lt;/publications&gt;&lt;cites&gt;&lt;/cites&gt;&lt;/citation&gt;</w:instrText>
      </w:r>
      <w:r w:rsidR="00973B45">
        <w:rPr>
          <w:rFonts w:ascii="Times New Roman" w:hAnsi="Times New Roman"/>
        </w:rPr>
        <w:fldChar w:fldCharType="separate"/>
      </w:r>
      <w:r w:rsidR="00AF2A57">
        <w:rPr>
          <w:rFonts w:ascii="Times New Roman" w:hAnsi="Times New Roman"/>
          <w:lang w:val="en-US" w:eastAsia="de-DE"/>
        </w:rPr>
        <w:t>[70]</w:t>
      </w:r>
      <w:r w:rsidR="00973B45">
        <w:rPr>
          <w:rFonts w:ascii="Times New Roman" w:hAnsi="Times New Roman"/>
        </w:rPr>
        <w:fldChar w:fldCharType="end"/>
      </w:r>
      <w:r w:rsidR="004E662C" w:rsidRPr="00060DD3">
        <w:rPr>
          <w:rFonts w:ascii="Times New Roman" w:hAnsi="Times New Roman"/>
        </w:rPr>
        <w:t>. We used R statistical software (R v. 1.0.</w:t>
      </w:r>
      <w:r w:rsidR="004E662C" w:rsidRPr="002118FC">
        <w:rPr>
          <w:rFonts w:ascii="Times New Roman" w:hAnsi="Times New Roman"/>
        </w:rPr>
        <w:t>44 R</w:t>
      </w:r>
      <w:r w:rsidR="004E662C" w:rsidRPr="000274E5">
        <w:rPr>
          <w:rFonts w:ascii="Times New Roman" w:hAnsi="Times New Roman"/>
        </w:rPr>
        <w:t xml:space="preserve"> Developmental</w:t>
      </w:r>
      <w:r w:rsidR="00D26AEA">
        <w:rPr>
          <w:rFonts w:ascii="Times New Roman" w:hAnsi="Times New Roman"/>
        </w:rPr>
        <w:t xml:space="preserve"> Core Team 2006)</w:t>
      </w:r>
      <w:r w:rsidR="00627AAB">
        <w:rPr>
          <w:rFonts w:ascii="Times New Roman" w:hAnsi="Times New Roman"/>
          <w:i/>
        </w:rPr>
        <w:t>.</w:t>
      </w:r>
      <w:r w:rsidR="007F35FE">
        <w:rPr>
          <w:rFonts w:ascii="Times New Roman" w:hAnsi="Times New Roman"/>
        </w:rPr>
        <w:t xml:space="preserve"> Our models controlled for the effect of temperature variation over time on ecosystem fluxes and biomass within systems.</w:t>
      </w:r>
    </w:p>
    <w:p w14:paraId="7265C8B3" w14:textId="56666118" w:rsidR="00A45990" w:rsidRPr="001D5D2C" w:rsidRDefault="00A45990"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56586">
        <w:rPr>
          <w:rFonts w:ascii="Times New Roman" w:hAnsi="Times New Roman"/>
        </w:rPr>
        <w:t xml:space="preserve">We determined the effects of temperature and predator presence on zooplankton abundance data using generalized linear mixed effects models with tank as a random effect modeled on </w:t>
      </w:r>
      <w:r>
        <w:rPr>
          <w:rFonts w:ascii="Times New Roman" w:hAnsi="Times New Roman"/>
        </w:rPr>
        <w:t xml:space="preserve">a negative binomial regression </w:t>
      </w:r>
      <w:r w:rsidR="00F56586">
        <w:rPr>
          <w:rFonts w:ascii="Times New Roman" w:hAnsi="Times New Roman"/>
        </w:rPr>
        <w:t xml:space="preserve">distribution to account </w:t>
      </w:r>
      <w:proofErr w:type="spellStart"/>
      <w:r w:rsidR="00F56586">
        <w:rPr>
          <w:rFonts w:ascii="Times New Roman" w:hAnsi="Times New Roman"/>
        </w:rPr>
        <w:t>overdispersed</w:t>
      </w:r>
      <w:proofErr w:type="spellEnd"/>
      <w:r w:rsidR="00F56586">
        <w:rPr>
          <w:rFonts w:ascii="Times New Roman" w:hAnsi="Times New Roman"/>
        </w:rPr>
        <w:t xml:space="preserve"> Poisson distributed count data (using the </w:t>
      </w:r>
      <w:proofErr w:type="spellStart"/>
      <w:r>
        <w:rPr>
          <w:rFonts w:ascii="Times New Roman" w:hAnsi="Times New Roman"/>
        </w:rPr>
        <w:t>glmmADMB</w:t>
      </w:r>
      <w:proofErr w:type="spellEnd"/>
      <w:r>
        <w:rPr>
          <w:rFonts w:ascii="Times New Roman" w:hAnsi="Times New Roman"/>
        </w:rPr>
        <w:t xml:space="preserve"> package in R</w:t>
      </w:r>
      <w:r w:rsidR="00F56586">
        <w:rPr>
          <w:rFonts w:ascii="Times New Roman" w:hAnsi="Times New Roman"/>
        </w:rPr>
        <w:t>)</w:t>
      </w:r>
      <w:r>
        <w:rPr>
          <w:rFonts w:ascii="Times New Roman" w:hAnsi="Times New Roman"/>
        </w:rPr>
        <w:t>.</w:t>
      </w:r>
    </w:p>
    <w:p w14:paraId="1256BE41" w14:textId="29E9FE46" w:rsidR="004E662C" w:rsidRPr="00CF2180" w:rsidRDefault="004E662C" w:rsidP="00CF2180">
      <w:pPr>
        <w:widowControl w:val="0"/>
        <w:autoSpaceDE w:val="0"/>
        <w:autoSpaceDN w:val="0"/>
        <w:adjustRightInd w:val="0"/>
        <w:spacing w:after="240" w:line="480" w:lineRule="auto"/>
        <w:rPr>
          <w:rFonts w:ascii="Times New Roman" w:hAnsi="Times New Roman"/>
          <w:lang w:val="en-US"/>
        </w:rPr>
      </w:pPr>
    </w:p>
    <w:p w14:paraId="24CD8E52" w14:textId="77777777" w:rsidR="00FA3172" w:rsidRPr="0084135A" w:rsidRDefault="000C3758">
      <w:pPr>
        <w:spacing w:after="0" w:line="480" w:lineRule="auto"/>
        <w:outlineLvl w:val="0"/>
        <w:rPr>
          <w:rFonts w:ascii="Times New Roman" w:hAnsi="Times New Roman"/>
          <w:b/>
          <w:i/>
        </w:rPr>
      </w:pPr>
      <w:r w:rsidRPr="0084135A">
        <w:rPr>
          <w:rFonts w:ascii="Times New Roman" w:hAnsi="Times New Roman"/>
          <w:b/>
          <w:i/>
        </w:rPr>
        <w:t>Acknowledgments</w:t>
      </w:r>
    </w:p>
    <w:p w14:paraId="7CD996EF" w14:textId="3F59794A" w:rsidR="00FA3172" w:rsidRPr="0084135A" w:rsidRDefault="000C3758">
      <w:pPr>
        <w:spacing w:after="0" w:line="480" w:lineRule="auto"/>
        <w:rPr>
          <w:rFonts w:ascii="Times New Roman" w:hAnsi="Times New Roman"/>
          <w:i/>
        </w:rPr>
      </w:pPr>
      <w:r w:rsidRPr="0084135A">
        <w:rPr>
          <w:rFonts w:ascii="Times New Roman" w:hAnsi="Times New Roman"/>
          <w:i/>
        </w:rPr>
        <w:t>We thank</w:t>
      </w:r>
      <w:r w:rsidR="004E662C" w:rsidRPr="004E662C">
        <w:rPr>
          <w:rFonts w:ascii="Times New Roman" w:hAnsi="Times New Roman"/>
          <w:i/>
        </w:rPr>
        <w:t xml:space="preserve"> </w:t>
      </w:r>
      <w:r w:rsidR="004E662C">
        <w:rPr>
          <w:rFonts w:ascii="Times New Roman" w:hAnsi="Times New Roman"/>
          <w:i/>
        </w:rPr>
        <w:t xml:space="preserve">S. </w:t>
      </w:r>
      <w:proofErr w:type="spellStart"/>
      <w:r w:rsidR="004E662C">
        <w:rPr>
          <w:rFonts w:ascii="Times New Roman" w:hAnsi="Times New Roman"/>
          <w:i/>
        </w:rPr>
        <w:t>Pawar</w:t>
      </w:r>
      <w:proofErr w:type="spellEnd"/>
      <w:r w:rsidR="004E662C">
        <w:rPr>
          <w:rFonts w:ascii="Times New Roman" w:hAnsi="Times New Roman"/>
          <w:i/>
        </w:rPr>
        <w:t xml:space="preserve"> and his lab group</w:t>
      </w:r>
      <w:r w:rsidR="001D5D2C">
        <w:rPr>
          <w:rFonts w:ascii="Times New Roman" w:hAnsi="Times New Roman"/>
          <w:i/>
        </w:rPr>
        <w:t>, J. B</w:t>
      </w:r>
      <w:r w:rsidR="005C730A">
        <w:rPr>
          <w:rFonts w:ascii="Times New Roman" w:hAnsi="Times New Roman"/>
          <w:i/>
        </w:rPr>
        <w:t>ernhardt, R. Elahi and P. Thomp</w:t>
      </w:r>
      <w:r w:rsidR="001D5D2C">
        <w:rPr>
          <w:rFonts w:ascii="Times New Roman" w:hAnsi="Times New Roman"/>
          <w:i/>
        </w:rPr>
        <w:t>son</w:t>
      </w:r>
      <w:r w:rsidR="004E662C">
        <w:rPr>
          <w:rFonts w:ascii="Times New Roman" w:hAnsi="Times New Roman"/>
          <w:i/>
        </w:rPr>
        <w:t xml:space="preserve"> for comments and feedback that improved this manuscript,</w:t>
      </w:r>
      <w:r w:rsidR="004E662C" w:rsidRPr="002B5C7C">
        <w:rPr>
          <w:rFonts w:ascii="Times New Roman" w:hAnsi="Times New Roman"/>
          <w:i/>
        </w:rPr>
        <w:t xml:space="preserve"> </w:t>
      </w:r>
      <w:r w:rsidRPr="0084135A">
        <w:rPr>
          <w:rFonts w:ascii="Times New Roman" w:hAnsi="Times New Roman"/>
          <w:i/>
        </w:rPr>
        <w:t>W. Cheung</w:t>
      </w:r>
      <w:r w:rsidR="00092262" w:rsidRPr="0084135A">
        <w:rPr>
          <w:rFonts w:ascii="Times New Roman" w:hAnsi="Times New Roman"/>
          <w:i/>
        </w:rPr>
        <w:t xml:space="preserve"> and</w:t>
      </w:r>
      <w:r w:rsidRPr="0084135A">
        <w:rPr>
          <w:rFonts w:ascii="Times New Roman" w:hAnsi="Times New Roman"/>
          <w:i/>
        </w:rPr>
        <w:t xml:space="preserve"> F. Ratcliffe for sampling assistance</w:t>
      </w:r>
      <w:r w:rsidR="00B66862" w:rsidRPr="0084135A">
        <w:rPr>
          <w:rFonts w:ascii="Times New Roman" w:hAnsi="Times New Roman"/>
          <w:i/>
        </w:rPr>
        <w:t xml:space="preserve"> and</w:t>
      </w:r>
      <w:r w:rsidRPr="0084135A">
        <w:rPr>
          <w:rFonts w:ascii="Times New Roman" w:hAnsi="Times New Roman"/>
          <w:i/>
        </w:rPr>
        <w:t xml:space="preserve"> </w:t>
      </w:r>
      <w:r w:rsidR="006347F1" w:rsidRPr="0084135A">
        <w:rPr>
          <w:rFonts w:ascii="Times New Roman" w:hAnsi="Times New Roman"/>
          <w:i/>
        </w:rPr>
        <w:t>D. Song</w:t>
      </w:r>
      <w:r w:rsidRPr="0084135A">
        <w:rPr>
          <w:rFonts w:ascii="Times New Roman" w:hAnsi="Times New Roman"/>
          <w:i/>
        </w:rPr>
        <w:t xml:space="preserve"> for assistance during zooplankton identification. UBC Mobility Funds to JG, NSERC Discovery Grant to MO.</w:t>
      </w:r>
    </w:p>
    <w:p w14:paraId="4280430A" w14:textId="77777777" w:rsidR="00FA3172" w:rsidRPr="0084135A" w:rsidRDefault="00767083">
      <w:pPr>
        <w:spacing w:after="0" w:line="480" w:lineRule="auto"/>
        <w:jc w:val="center"/>
        <w:outlineLvl w:val="0"/>
        <w:rPr>
          <w:rFonts w:ascii="Times New Roman" w:hAnsi="Times New Roman"/>
          <w:b/>
        </w:rPr>
      </w:pPr>
      <w:r w:rsidRPr="0084135A">
        <w:rPr>
          <w:rFonts w:ascii="Times New Roman" w:hAnsi="Times New Roman"/>
          <w:i/>
        </w:rPr>
        <w:br w:type="page"/>
      </w:r>
      <w:r w:rsidR="002453AA" w:rsidRPr="0084135A">
        <w:rPr>
          <w:rFonts w:ascii="Times New Roman" w:hAnsi="Times New Roman"/>
          <w:b/>
        </w:rPr>
        <w:lastRenderedPageBreak/>
        <w:t>References</w:t>
      </w:r>
    </w:p>
    <w:p w14:paraId="0B1F4647" w14:textId="77777777" w:rsidR="00FC27DB" w:rsidRDefault="00FA3172" w:rsidP="00FC27DB">
      <w:pPr>
        <w:tabs>
          <w:tab w:val="left" w:pos="640"/>
        </w:tabs>
        <w:autoSpaceDE w:val="0"/>
        <w:autoSpaceDN w:val="0"/>
        <w:adjustRightInd w:val="0"/>
        <w:spacing w:after="240"/>
        <w:ind w:left="640" w:hanging="640"/>
        <w:rPr>
          <w:rFonts w:ascii="Times New Roman" w:hAnsi="Times New Roman"/>
          <w:lang w:val="en-US" w:eastAsia="de-DE"/>
        </w:rPr>
      </w:pPr>
      <w:r w:rsidRPr="0084135A">
        <w:rPr>
          <w:rFonts w:ascii="Times New Roman" w:hAnsi="Times New Roman"/>
        </w:rPr>
        <w:fldChar w:fldCharType="begin"/>
      </w:r>
      <w:r w:rsidR="000F328B" w:rsidRPr="0084135A">
        <w:rPr>
          <w:rFonts w:ascii="Times New Roman" w:hAnsi="Times New Roman"/>
        </w:rPr>
        <w:instrText xml:space="preserve"> </w:instrText>
      </w:r>
      <w:r w:rsidR="008C20E6" w:rsidRPr="0084135A">
        <w:rPr>
          <w:rFonts w:ascii="Times New Roman" w:hAnsi="Times New Roman"/>
        </w:rPr>
        <w:instrText>ADDIN</w:instrText>
      </w:r>
      <w:r w:rsidR="000F328B" w:rsidRPr="0084135A">
        <w:rPr>
          <w:rFonts w:ascii="Times New Roman" w:hAnsi="Times New Roman"/>
        </w:rPr>
        <w:instrText xml:space="preserve"> PAPERS2_CITATIONS &lt;papers2_bibliography/&gt;</w:instrText>
      </w:r>
      <w:r w:rsidRPr="0084135A">
        <w:rPr>
          <w:rFonts w:ascii="Times New Roman" w:hAnsi="Times New Roman"/>
        </w:rPr>
        <w:fldChar w:fldCharType="separate"/>
      </w:r>
      <w:r w:rsidR="00FC27DB">
        <w:rPr>
          <w:rFonts w:ascii="Times New Roman" w:hAnsi="Times New Roman"/>
          <w:lang w:val="en-US" w:eastAsia="de-DE"/>
        </w:rPr>
        <w:t>1.</w:t>
      </w:r>
      <w:r w:rsidR="00FC27DB">
        <w:rPr>
          <w:rFonts w:ascii="Times New Roman" w:hAnsi="Times New Roman"/>
          <w:lang w:val="en-US" w:eastAsia="de-DE"/>
        </w:rPr>
        <w:tab/>
        <w:t xml:space="preserve">Gillooly JF, Enquist BJ, Brown JH, West GB, Savage V, Charnov EL. Effects of Size and Temperature on Metabolic Rate. Science. 2001;293: 2248–2251. </w:t>
      </w:r>
    </w:p>
    <w:p w14:paraId="49D7CCFC" w14:textId="785815CF"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w:t>
      </w:r>
      <w:r>
        <w:rPr>
          <w:rFonts w:ascii="Times New Roman" w:hAnsi="Times New Roman"/>
          <w:lang w:val="en-US" w:eastAsia="de-DE"/>
        </w:rPr>
        <w:tab/>
        <w:t xml:space="preserve">Allen AP, Gillooly JF, Brown JH. Linking the global carbon cycle to individual metabolism. Funct Ecol. </w:t>
      </w:r>
      <w:del w:id="0" w:author="jessica garzke" w:date="2019-03-25T09:49:00Z">
        <w:r w:rsidDel="008D42BD">
          <w:rPr>
            <w:rFonts w:ascii="Times New Roman" w:hAnsi="Times New Roman"/>
            <w:lang w:val="en-US" w:eastAsia="de-DE"/>
          </w:rPr>
          <w:delText xml:space="preserve">Wiley/Blackwell (10.1111); </w:delText>
        </w:r>
      </w:del>
      <w:r>
        <w:rPr>
          <w:rFonts w:ascii="Times New Roman" w:hAnsi="Times New Roman"/>
          <w:lang w:val="en-US" w:eastAsia="de-DE"/>
        </w:rPr>
        <w:t xml:space="preserve">2005;19: 202–213. </w:t>
      </w:r>
      <w:del w:id="1" w:author="jessica garzke" w:date="2019-03-25T09:49:00Z">
        <w:r w:rsidDel="008D42BD">
          <w:rPr>
            <w:rFonts w:ascii="Times New Roman" w:hAnsi="Times New Roman"/>
            <w:lang w:val="en-US" w:eastAsia="de-DE"/>
          </w:rPr>
          <w:delText>doi:10.1111/j.1365-2435.2005.00952.x</w:delText>
        </w:r>
      </w:del>
    </w:p>
    <w:p w14:paraId="76DFCC6A" w14:textId="27D5719F"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w:t>
      </w:r>
      <w:r>
        <w:rPr>
          <w:rFonts w:ascii="Times New Roman" w:hAnsi="Times New Roman"/>
          <w:lang w:val="en-US" w:eastAsia="de-DE"/>
        </w:rPr>
        <w:tab/>
        <w:t xml:space="preserve">Yvon-Durocher G, Caffrey JM, Cescatti A, Dossena M, del Giorgio P, Gasol JM, et al. Reconciling the temperature dependence of respiration across timescales and ecosystem types. Nature. </w:t>
      </w:r>
      <w:del w:id="2" w:author="jessica garzke" w:date="2019-03-25T09:49:00Z">
        <w:r w:rsidDel="008D42BD">
          <w:rPr>
            <w:rFonts w:ascii="Times New Roman" w:hAnsi="Times New Roman"/>
            <w:lang w:val="en-US" w:eastAsia="de-DE"/>
          </w:rPr>
          <w:delText xml:space="preserve">Nature Publishing Group; </w:delText>
        </w:r>
      </w:del>
      <w:r>
        <w:rPr>
          <w:rFonts w:ascii="Times New Roman" w:hAnsi="Times New Roman"/>
          <w:lang w:val="en-US" w:eastAsia="de-DE"/>
        </w:rPr>
        <w:t xml:space="preserve">2012;487: 472–476. </w:t>
      </w:r>
      <w:del w:id="3" w:author="jessica garzke" w:date="2019-03-25T09:50:00Z">
        <w:r w:rsidDel="008D42BD">
          <w:rPr>
            <w:rFonts w:ascii="Times New Roman" w:hAnsi="Times New Roman"/>
            <w:lang w:val="en-US" w:eastAsia="de-DE"/>
          </w:rPr>
          <w:delText>doi:10.1038/nature11205</w:delText>
        </w:r>
      </w:del>
    </w:p>
    <w:p w14:paraId="02B1FBCB" w14:textId="7666808B"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w:t>
      </w:r>
      <w:r>
        <w:rPr>
          <w:rFonts w:ascii="Times New Roman" w:hAnsi="Times New Roman"/>
          <w:lang w:val="en-US" w:eastAsia="de-DE"/>
        </w:rPr>
        <w:tab/>
        <w:t>Lopez-Urrutia Á. Scaling the metabolic balance of the oceans. Proc Natl Acad Sci USA. 2006;</w:t>
      </w:r>
      <w:ins w:id="4" w:author="jessica garzke" w:date="2019-03-25T09:52:00Z">
        <w:r w:rsidR="008D42BD">
          <w:rPr>
            <w:rFonts w:ascii="Times New Roman" w:hAnsi="Times New Roman"/>
            <w:lang w:val="en-US" w:eastAsia="de-DE"/>
          </w:rPr>
          <w:t xml:space="preserve"> 103</w:t>
        </w:r>
      </w:ins>
      <w:ins w:id="5" w:author="jessica garzke" w:date="2019-03-25T09:53:00Z">
        <w:r w:rsidR="008D42BD">
          <w:rPr>
            <w:rFonts w:ascii="Times New Roman" w:hAnsi="Times New Roman"/>
            <w:lang w:val="en-US" w:eastAsia="de-DE"/>
          </w:rPr>
          <w:t>: 22</w:t>
        </w:r>
      </w:ins>
      <w:r>
        <w:rPr>
          <w:rFonts w:ascii="Times New Roman" w:hAnsi="Times New Roman"/>
          <w:lang w:val="en-US" w:eastAsia="de-DE"/>
        </w:rPr>
        <w:t xml:space="preserve">: 1–6. </w:t>
      </w:r>
    </w:p>
    <w:p w14:paraId="011542D6" w14:textId="50E3CE2A"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w:t>
      </w:r>
      <w:r>
        <w:rPr>
          <w:rFonts w:ascii="Times New Roman" w:hAnsi="Times New Roman"/>
          <w:lang w:val="en-US" w:eastAsia="de-DE"/>
        </w:rPr>
        <w:tab/>
        <w:t xml:space="preserve">Louca S, Polz MF, Mazel F, Albright MBN, Huber JA, O’Connor MI, et al. Function and functional redundancy in microbial systems. Nat </w:t>
      </w:r>
      <w:del w:id="6" w:author="jessica garzke" w:date="2019-03-25T09:53:00Z">
        <w:r w:rsidDel="008D42BD">
          <w:rPr>
            <w:rFonts w:ascii="Times New Roman" w:hAnsi="Times New Roman"/>
            <w:lang w:val="en-US" w:eastAsia="de-DE"/>
          </w:rPr>
          <w:delText>e</w:delText>
        </w:r>
      </w:del>
      <w:proofErr w:type="spellStart"/>
      <w:ins w:id="7" w:author="jessica garzke" w:date="2019-03-25T09:53:00Z">
        <w:r w:rsidR="008D42BD">
          <w:rPr>
            <w:rFonts w:ascii="Times New Roman" w:hAnsi="Times New Roman"/>
            <w:lang w:val="en-US" w:eastAsia="de-DE"/>
          </w:rPr>
          <w:t>E</w:t>
        </w:r>
      </w:ins>
      <w:r>
        <w:rPr>
          <w:rFonts w:ascii="Times New Roman" w:hAnsi="Times New Roman"/>
          <w:lang w:val="en-US" w:eastAsia="de-DE"/>
        </w:rPr>
        <w:t>col</w:t>
      </w:r>
      <w:proofErr w:type="spellEnd"/>
      <w:r>
        <w:rPr>
          <w:rFonts w:ascii="Times New Roman" w:hAnsi="Times New Roman"/>
          <w:lang w:val="en-US" w:eastAsia="de-DE"/>
        </w:rPr>
        <w:t xml:space="preserve"> </w:t>
      </w:r>
      <w:proofErr w:type="spellStart"/>
      <w:ins w:id="8" w:author="jessica garzke" w:date="2019-03-25T09:53:00Z">
        <w:r w:rsidR="008D42BD">
          <w:rPr>
            <w:rFonts w:ascii="Times New Roman" w:hAnsi="Times New Roman"/>
            <w:lang w:val="en-US" w:eastAsia="de-DE"/>
          </w:rPr>
          <w:t>E</w:t>
        </w:r>
      </w:ins>
      <w:del w:id="9" w:author="jessica garzke" w:date="2019-03-25T09:53:00Z">
        <w:r w:rsidDel="008D42BD">
          <w:rPr>
            <w:rFonts w:ascii="Times New Roman" w:hAnsi="Times New Roman"/>
            <w:lang w:val="en-US" w:eastAsia="de-DE"/>
          </w:rPr>
          <w:delText>e</w:delText>
        </w:r>
      </w:del>
      <w:r>
        <w:rPr>
          <w:rFonts w:ascii="Times New Roman" w:hAnsi="Times New Roman"/>
          <w:lang w:val="en-US" w:eastAsia="de-DE"/>
        </w:rPr>
        <w:t>vol</w:t>
      </w:r>
      <w:proofErr w:type="spellEnd"/>
      <w:r>
        <w:rPr>
          <w:rFonts w:ascii="Times New Roman" w:hAnsi="Times New Roman"/>
          <w:lang w:val="en-US" w:eastAsia="de-DE"/>
        </w:rPr>
        <w:t>.</w:t>
      </w:r>
      <w:del w:id="10" w:author="jessica garzke" w:date="2019-03-25T09:53:00Z">
        <w:r w:rsidDel="008D42BD">
          <w:rPr>
            <w:rFonts w:ascii="Times New Roman" w:hAnsi="Times New Roman"/>
            <w:lang w:val="en-US" w:eastAsia="de-DE"/>
          </w:rPr>
          <w:delText xml:space="preserve"> Nature Publishing Group;</w:delText>
        </w:r>
      </w:del>
      <w:r>
        <w:rPr>
          <w:rFonts w:ascii="Times New Roman" w:hAnsi="Times New Roman"/>
          <w:lang w:val="en-US" w:eastAsia="de-DE"/>
        </w:rPr>
        <w:t xml:space="preserve"> 2018;2: 936–9</w:t>
      </w:r>
      <w:ins w:id="11" w:author="jessica garzke" w:date="2019-03-25T09:57:00Z">
        <w:r w:rsidR="008D42BD">
          <w:rPr>
            <w:rFonts w:ascii="Times New Roman" w:hAnsi="Times New Roman"/>
            <w:lang w:val="en-US" w:eastAsia="de-DE"/>
          </w:rPr>
          <w:t>43</w:t>
        </w:r>
      </w:ins>
      <w:r>
        <w:rPr>
          <w:rFonts w:ascii="Times New Roman" w:hAnsi="Times New Roman"/>
          <w:lang w:val="en-US" w:eastAsia="de-DE"/>
        </w:rPr>
        <w:t>.</w:t>
      </w:r>
      <w:del w:id="12" w:author="jessica garzke" w:date="2019-03-25T09:57:00Z">
        <w:r w:rsidDel="0010124D">
          <w:rPr>
            <w:rFonts w:ascii="Times New Roman" w:hAnsi="Times New Roman"/>
            <w:lang w:val="en-US" w:eastAsia="de-DE"/>
          </w:rPr>
          <w:delText xml:space="preserve"> doi:10.1038/s41559-018-0519-1</w:delText>
        </w:r>
      </w:del>
    </w:p>
    <w:p w14:paraId="27B1C60A" w14:textId="63A6FC93"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w:t>
      </w:r>
      <w:r>
        <w:rPr>
          <w:rFonts w:ascii="Times New Roman" w:hAnsi="Times New Roman"/>
          <w:lang w:val="en-US" w:eastAsia="de-DE"/>
        </w:rPr>
        <w:tab/>
        <w:t xml:space="preserve">Yvon-Durocher G, Dossena M, Trimmer M, Woodward G, Allen AP. Temperature and the biogeography of algal stoichiometry. Global </w:t>
      </w:r>
      <w:proofErr w:type="spellStart"/>
      <w:r>
        <w:rPr>
          <w:rFonts w:ascii="Times New Roman" w:hAnsi="Times New Roman"/>
          <w:lang w:val="en-US" w:eastAsia="de-DE"/>
        </w:rPr>
        <w:t>Ecol</w:t>
      </w:r>
      <w:proofErr w:type="spellEnd"/>
      <w:del w:id="13" w:author="jessica garzke" w:date="2019-03-25T09:59:00Z">
        <w:r w:rsidDel="0010124D">
          <w:rPr>
            <w:rFonts w:ascii="Times New Roman" w:hAnsi="Times New Roman"/>
            <w:lang w:val="en-US" w:eastAsia="de-DE"/>
          </w:rPr>
          <w:delText>ogy</w:delText>
        </w:r>
      </w:del>
      <w:r>
        <w:rPr>
          <w:rFonts w:ascii="Times New Roman" w:hAnsi="Times New Roman"/>
          <w:lang w:val="en-US" w:eastAsia="de-DE"/>
        </w:rPr>
        <w:t xml:space="preserve"> </w:t>
      </w:r>
      <w:del w:id="14" w:author="jessica garzke" w:date="2019-03-25T09:59:00Z">
        <w:r w:rsidDel="0010124D">
          <w:rPr>
            <w:rFonts w:ascii="Times New Roman" w:hAnsi="Times New Roman"/>
            <w:lang w:val="en-US" w:eastAsia="de-DE"/>
          </w:rPr>
          <w:delText xml:space="preserve">and </w:delText>
        </w:r>
      </w:del>
      <w:proofErr w:type="spellStart"/>
      <w:r>
        <w:rPr>
          <w:rFonts w:ascii="Times New Roman" w:hAnsi="Times New Roman"/>
          <w:lang w:val="en-US" w:eastAsia="de-DE"/>
        </w:rPr>
        <w:t>Biogeogr</w:t>
      </w:r>
      <w:proofErr w:type="spellEnd"/>
      <w:del w:id="15" w:author="jessica garzke" w:date="2019-03-25T09:59:00Z">
        <w:r w:rsidDel="0010124D">
          <w:rPr>
            <w:rFonts w:ascii="Times New Roman" w:hAnsi="Times New Roman"/>
            <w:lang w:val="en-US" w:eastAsia="de-DE"/>
          </w:rPr>
          <w:delText>aphy</w:delText>
        </w:r>
      </w:del>
      <w:r>
        <w:rPr>
          <w:rFonts w:ascii="Times New Roman" w:hAnsi="Times New Roman"/>
          <w:lang w:val="en-US" w:eastAsia="de-DE"/>
        </w:rPr>
        <w:t>. 2015;24: 562–570.</w:t>
      </w:r>
      <w:del w:id="16" w:author="jessica garzke" w:date="2019-03-25T09:59:00Z">
        <w:r w:rsidDel="0010124D">
          <w:rPr>
            <w:rFonts w:ascii="Times New Roman" w:hAnsi="Times New Roman"/>
            <w:lang w:val="en-US" w:eastAsia="de-DE"/>
          </w:rPr>
          <w:delText xml:space="preserve"> doi:10.1111/geb.12280</w:delText>
        </w:r>
      </w:del>
    </w:p>
    <w:p w14:paraId="6A07443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w:t>
      </w:r>
      <w:r>
        <w:rPr>
          <w:rFonts w:ascii="Times New Roman" w:hAnsi="Times New Roman"/>
          <w:lang w:val="en-US" w:eastAsia="de-DE"/>
        </w:rPr>
        <w:tab/>
        <w:t xml:space="preserve">Lopez-Urrutia Á. The metabolic theory of ecology and algal bloom formation. Limnol Oceanogr. 2008;53: 2046–2047. </w:t>
      </w:r>
    </w:p>
    <w:p w14:paraId="33D1EAAF" w14:textId="49ED83F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8.</w:t>
      </w:r>
      <w:r>
        <w:rPr>
          <w:rFonts w:ascii="Times New Roman" w:hAnsi="Times New Roman"/>
          <w:lang w:val="en-US" w:eastAsia="de-DE"/>
        </w:rPr>
        <w:tab/>
        <w:t xml:space="preserve">Cheung WWL, Watson R, Pauly D. Signature of ocean warming in global fisheries catch. Nature. </w:t>
      </w:r>
      <w:del w:id="17" w:author="jessica garzke" w:date="2019-03-25T10:03:00Z">
        <w:r w:rsidDel="00074AE8">
          <w:rPr>
            <w:rFonts w:ascii="Times New Roman" w:hAnsi="Times New Roman"/>
            <w:lang w:val="en-US" w:eastAsia="de-DE"/>
          </w:rPr>
          <w:delText>Nature Publishi</w:delText>
        </w:r>
      </w:del>
      <w:del w:id="18" w:author="jessica garzke" w:date="2019-03-25T10:02:00Z">
        <w:r w:rsidDel="00074AE8">
          <w:rPr>
            <w:rFonts w:ascii="Times New Roman" w:hAnsi="Times New Roman"/>
            <w:lang w:val="en-US" w:eastAsia="de-DE"/>
          </w:rPr>
          <w:delText>ng Group</w:delText>
        </w:r>
      </w:del>
      <w:del w:id="19" w:author="jessica garzke" w:date="2019-03-25T10:03:00Z">
        <w:r w:rsidDel="00074AE8">
          <w:rPr>
            <w:rFonts w:ascii="Times New Roman" w:hAnsi="Times New Roman"/>
            <w:lang w:val="en-US" w:eastAsia="de-DE"/>
          </w:rPr>
          <w:delText xml:space="preserve">; </w:delText>
        </w:r>
      </w:del>
      <w:r>
        <w:rPr>
          <w:rFonts w:ascii="Times New Roman" w:hAnsi="Times New Roman"/>
          <w:lang w:val="en-US" w:eastAsia="de-DE"/>
        </w:rPr>
        <w:t>2013;497: 365–368.</w:t>
      </w:r>
      <w:del w:id="20" w:author="jessica garzke" w:date="2019-03-25T10:03:00Z">
        <w:r w:rsidDel="00074AE8">
          <w:rPr>
            <w:rFonts w:ascii="Times New Roman" w:hAnsi="Times New Roman"/>
            <w:lang w:val="en-US" w:eastAsia="de-DE"/>
          </w:rPr>
          <w:delText xml:space="preserve"> doi:10.1038/nature12156</w:delText>
        </w:r>
      </w:del>
    </w:p>
    <w:p w14:paraId="172509CD" w14:textId="502AD240" w:rsidR="00FC27DB" w:rsidRPr="008D42BD" w:rsidRDefault="00FC27DB" w:rsidP="00FC27DB">
      <w:pPr>
        <w:tabs>
          <w:tab w:val="left" w:pos="640"/>
        </w:tabs>
        <w:autoSpaceDE w:val="0"/>
        <w:autoSpaceDN w:val="0"/>
        <w:adjustRightInd w:val="0"/>
        <w:spacing w:after="240"/>
        <w:ind w:left="640" w:hanging="640"/>
        <w:rPr>
          <w:rFonts w:ascii="Times New Roman" w:hAnsi="Times New Roman"/>
          <w:lang w:val="de-DE" w:eastAsia="de-DE"/>
          <w:rPrChange w:id="21" w:author="jessica garzke" w:date="2019-03-25T09:49:00Z">
            <w:rPr>
              <w:rFonts w:ascii="Times New Roman" w:hAnsi="Times New Roman"/>
              <w:lang w:val="en-US" w:eastAsia="de-DE"/>
            </w:rPr>
          </w:rPrChange>
        </w:rPr>
      </w:pPr>
      <w:r>
        <w:rPr>
          <w:rFonts w:ascii="Times New Roman" w:hAnsi="Times New Roman"/>
          <w:lang w:val="en-US" w:eastAsia="de-DE"/>
        </w:rPr>
        <w:t>9.</w:t>
      </w:r>
      <w:r>
        <w:rPr>
          <w:rFonts w:ascii="Times New Roman" w:hAnsi="Times New Roman"/>
          <w:lang w:val="en-US" w:eastAsia="de-DE"/>
        </w:rPr>
        <w:tab/>
        <w:t xml:space="preserve">Anderson-Teixeira KJ, Vitousek PM, Brown JH. Amplified temperature dependence in ecosystems developing on the lava flows of Mauna Loa, Hawai'i. </w:t>
      </w:r>
      <w:proofErr w:type="spellStart"/>
      <w:r w:rsidRPr="008D42BD">
        <w:rPr>
          <w:rFonts w:ascii="Times New Roman" w:hAnsi="Times New Roman"/>
          <w:lang w:val="de-DE" w:eastAsia="de-DE"/>
          <w:rPrChange w:id="22" w:author="jessica garzke" w:date="2019-03-25T09:49:00Z">
            <w:rPr>
              <w:rFonts w:ascii="Times New Roman" w:hAnsi="Times New Roman"/>
              <w:lang w:val="en-US" w:eastAsia="de-DE"/>
            </w:rPr>
          </w:rPrChange>
        </w:rPr>
        <w:t>Proc</w:t>
      </w:r>
      <w:proofErr w:type="spellEnd"/>
      <w:r w:rsidRPr="008D42BD">
        <w:rPr>
          <w:rFonts w:ascii="Times New Roman" w:hAnsi="Times New Roman"/>
          <w:lang w:val="de-DE" w:eastAsia="de-DE"/>
          <w:rPrChange w:id="23" w:author="jessica garzke" w:date="2019-03-25T09:49:00Z">
            <w:rPr>
              <w:rFonts w:ascii="Times New Roman" w:hAnsi="Times New Roman"/>
              <w:lang w:val="en-US" w:eastAsia="de-DE"/>
            </w:rPr>
          </w:rPrChange>
        </w:rPr>
        <w:t xml:space="preserve"> </w:t>
      </w:r>
      <w:proofErr w:type="spellStart"/>
      <w:r w:rsidRPr="008D42BD">
        <w:rPr>
          <w:rFonts w:ascii="Times New Roman" w:hAnsi="Times New Roman"/>
          <w:lang w:val="de-DE" w:eastAsia="de-DE"/>
          <w:rPrChange w:id="24" w:author="jessica garzke" w:date="2019-03-25T09:49:00Z">
            <w:rPr>
              <w:rFonts w:ascii="Times New Roman" w:hAnsi="Times New Roman"/>
              <w:lang w:val="en-US" w:eastAsia="de-DE"/>
            </w:rPr>
          </w:rPrChange>
        </w:rPr>
        <w:t>Natl</w:t>
      </w:r>
      <w:proofErr w:type="spellEnd"/>
      <w:r w:rsidRPr="008D42BD">
        <w:rPr>
          <w:rFonts w:ascii="Times New Roman" w:hAnsi="Times New Roman"/>
          <w:lang w:val="de-DE" w:eastAsia="de-DE"/>
          <w:rPrChange w:id="25" w:author="jessica garzke" w:date="2019-03-25T09:49:00Z">
            <w:rPr>
              <w:rFonts w:ascii="Times New Roman" w:hAnsi="Times New Roman"/>
              <w:lang w:val="en-US" w:eastAsia="de-DE"/>
            </w:rPr>
          </w:rPrChange>
        </w:rPr>
        <w:t xml:space="preserve"> </w:t>
      </w:r>
      <w:proofErr w:type="spellStart"/>
      <w:r w:rsidRPr="008D42BD">
        <w:rPr>
          <w:rFonts w:ascii="Times New Roman" w:hAnsi="Times New Roman"/>
          <w:lang w:val="de-DE" w:eastAsia="de-DE"/>
          <w:rPrChange w:id="26" w:author="jessica garzke" w:date="2019-03-25T09:49:00Z">
            <w:rPr>
              <w:rFonts w:ascii="Times New Roman" w:hAnsi="Times New Roman"/>
              <w:lang w:val="en-US" w:eastAsia="de-DE"/>
            </w:rPr>
          </w:rPrChange>
        </w:rPr>
        <w:t>Acad</w:t>
      </w:r>
      <w:proofErr w:type="spellEnd"/>
      <w:r w:rsidRPr="008D42BD">
        <w:rPr>
          <w:rFonts w:ascii="Times New Roman" w:hAnsi="Times New Roman"/>
          <w:lang w:val="de-DE" w:eastAsia="de-DE"/>
          <w:rPrChange w:id="27" w:author="jessica garzke" w:date="2019-03-25T09:49:00Z">
            <w:rPr>
              <w:rFonts w:ascii="Times New Roman" w:hAnsi="Times New Roman"/>
              <w:lang w:val="en-US" w:eastAsia="de-DE"/>
            </w:rPr>
          </w:rPrChange>
        </w:rPr>
        <w:t xml:space="preserve"> </w:t>
      </w:r>
      <w:proofErr w:type="spellStart"/>
      <w:r w:rsidRPr="008D42BD">
        <w:rPr>
          <w:rFonts w:ascii="Times New Roman" w:hAnsi="Times New Roman"/>
          <w:lang w:val="de-DE" w:eastAsia="de-DE"/>
          <w:rPrChange w:id="28" w:author="jessica garzke" w:date="2019-03-25T09:49:00Z">
            <w:rPr>
              <w:rFonts w:ascii="Times New Roman" w:hAnsi="Times New Roman"/>
              <w:lang w:val="en-US" w:eastAsia="de-DE"/>
            </w:rPr>
          </w:rPrChange>
        </w:rPr>
        <w:t>Sci</w:t>
      </w:r>
      <w:proofErr w:type="spellEnd"/>
      <w:r w:rsidRPr="008D42BD">
        <w:rPr>
          <w:rFonts w:ascii="Times New Roman" w:hAnsi="Times New Roman"/>
          <w:lang w:val="de-DE" w:eastAsia="de-DE"/>
          <w:rPrChange w:id="29" w:author="jessica garzke" w:date="2019-03-25T09:49:00Z">
            <w:rPr>
              <w:rFonts w:ascii="Times New Roman" w:hAnsi="Times New Roman"/>
              <w:lang w:val="en-US" w:eastAsia="de-DE"/>
            </w:rPr>
          </w:rPrChange>
        </w:rPr>
        <w:t xml:space="preserve"> USA. 2008;105: 228–233.</w:t>
      </w:r>
      <w:del w:id="30" w:author="jessica garzke" w:date="2019-03-25T10:04:00Z">
        <w:r w:rsidRPr="008D42BD" w:rsidDel="00074AE8">
          <w:rPr>
            <w:rFonts w:ascii="Times New Roman" w:hAnsi="Times New Roman"/>
            <w:lang w:val="de-DE" w:eastAsia="de-DE"/>
            <w:rPrChange w:id="31" w:author="jessica garzke" w:date="2019-03-25T09:49:00Z">
              <w:rPr>
                <w:rFonts w:ascii="Times New Roman" w:hAnsi="Times New Roman"/>
                <w:lang w:val="en-US" w:eastAsia="de-DE"/>
              </w:rPr>
            </w:rPrChange>
          </w:rPr>
          <w:delText xml:space="preserve"> doi:10.1073/pnas.0710214104</w:delText>
        </w:r>
      </w:del>
    </w:p>
    <w:p w14:paraId="02F5C93B" w14:textId="2639DB92"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sidRPr="008D42BD">
        <w:rPr>
          <w:rFonts w:ascii="Times New Roman" w:hAnsi="Times New Roman"/>
          <w:lang w:val="de-DE" w:eastAsia="de-DE"/>
          <w:rPrChange w:id="32" w:author="jessica garzke" w:date="2019-03-25T09:49:00Z">
            <w:rPr>
              <w:rFonts w:ascii="Times New Roman" w:hAnsi="Times New Roman"/>
              <w:lang w:val="en-US" w:eastAsia="de-DE"/>
            </w:rPr>
          </w:rPrChange>
        </w:rPr>
        <w:t>10.</w:t>
      </w:r>
      <w:r w:rsidRPr="008D42BD">
        <w:rPr>
          <w:rFonts w:ascii="Times New Roman" w:hAnsi="Times New Roman"/>
          <w:lang w:val="de-DE" w:eastAsia="de-DE"/>
          <w:rPrChange w:id="33" w:author="jessica garzke" w:date="2019-03-25T09:49:00Z">
            <w:rPr>
              <w:rFonts w:ascii="Times New Roman" w:hAnsi="Times New Roman"/>
              <w:lang w:val="en-US" w:eastAsia="de-DE"/>
            </w:rPr>
          </w:rPrChange>
        </w:rPr>
        <w:tab/>
      </w:r>
      <w:proofErr w:type="spellStart"/>
      <w:r w:rsidRPr="008D42BD">
        <w:rPr>
          <w:rFonts w:ascii="Times New Roman" w:hAnsi="Times New Roman"/>
          <w:lang w:val="de-DE" w:eastAsia="de-DE"/>
          <w:rPrChange w:id="34" w:author="jessica garzke" w:date="2019-03-25T09:49:00Z">
            <w:rPr>
              <w:rFonts w:ascii="Times New Roman" w:hAnsi="Times New Roman"/>
              <w:lang w:val="en-US" w:eastAsia="de-DE"/>
            </w:rPr>
          </w:rPrChange>
        </w:rPr>
        <w:t>Barneche</w:t>
      </w:r>
      <w:proofErr w:type="spellEnd"/>
      <w:r w:rsidRPr="008D42BD">
        <w:rPr>
          <w:rFonts w:ascii="Times New Roman" w:hAnsi="Times New Roman"/>
          <w:lang w:val="de-DE" w:eastAsia="de-DE"/>
          <w:rPrChange w:id="35" w:author="jessica garzke" w:date="2019-03-25T09:49:00Z">
            <w:rPr>
              <w:rFonts w:ascii="Times New Roman" w:hAnsi="Times New Roman"/>
              <w:lang w:val="en-US" w:eastAsia="de-DE"/>
            </w:rPr>
          </w:rPrChange>
        </w:rPr>
        <w:t xml:space="preserve"> DR, </w:t>
      </w:r>
      <w:proofErr w:type="spellStart"/>
      <w:r w:rsidRPr="008D42BD">
        <w:rPr>
          <w:rFonts w:ascii="Times New Roman" w:hAnsi="Times New Roman"/>
          <w:lang w:val="de-DE" w:eastAsia="de-DE"/>
          <w:rPrChange w:id="36" w:author="jessica garzke" w:date="2019-03-25T09:49:00Z">
            <w:rPr>
              <w:rFonts w:ascii="Times New Roman" w:hAnsi="Times New Roman"/>
              <w:lang w:val="en-US" w:eastAsia="de-DE"/>
            </w:rPr>
          </w:rPrChange>
        </w:rPr>
        <w:t>Kulbicki</w:t>
      </w:r>
      <w:proofErr w:type="spellEnd"/>
      <w:r w:rsidRPr="008D42BD">
        <w:rPr>
          <w:rFonts w:ascii="Times New Roman" w:hAnsi="Times New Roman"/>
          <w:lang w:val="de-DE" w:eastAsia="de-DE"/>
          <w:rPrChange w:id="37" w:author="jessica garzke" w:date="2019-03-25T09:49:00Z">
            <w:rPr>
              <w:rFonts w:ascii="Times New Roman" w:hAnsi="Times New Roman"/>
              <w:lang w:val="en-US" w:eastAsia="de-DE"/>
            </w:rPr>
          </w:rPrChange>
        </w:rPr>
        <w:t xml:space="preserve"> M, </w:t>
      </w:r>
      <w:proofErr w:type="spellStart"/>
      <w:r w:rsidRPr="008D42BD">
        <w:rPr>
          <w:rFonts w:ascii="Times New Roman" w:hAnsi="Times New Roman"/>
          <w:lang w:val="de-DE" w:eastAsia="de-DE"/>
          <w:rPrChange w:id="38" w:author="jessica garzke" w:date="2019-03-25T09:49:00Z">
            <w:rPr>
              <w:rFonts w:ascii="Times New Roman" w:hAnsi="Times New Roman"/>
              <w:lang w:val="en-US" w:eastAsia="de-DE"/>
            </w:rPr>
          </w:rPrChange>
        </w:rPr>
        <w:t>Floeter</w:t>
      </w:r>
      <w:proofErr w:type="spellEnd"/>
      <w:r w:rsidRPr="008D42BD">
        <w:rPr>
          <w:rFonts w:ascii="Times New Roman" w:hAnsi="Times New Roman"/>
          <w:lang w:val="de-DE" w:eastAsia="de-DE"/>
          <w:rPrChange w:id="39" w:author="jessica garzke" w:date="2019-03-25T09:49:00Z">
            <w:rPr>
              <w:rFonts w:ascii="Times New Roman" w:hAnsi="Times New Roman"/>
              <w:lang w:val="en-US" w:eastAsia="de-DE"/>
            </w:rPr>
          </w:rPrChange>
        </w:rPr>
        <w:t xml:space="preserve"> SR, Friedlander AM, </w:t>
      </w:r>
      <w:proofErr w:type="spellStart"/>
      <w:r w:rsidRPr="008D42BD">
        <w:rPr>
          <w:rFonts w:ascii="Times New Roman" w:hAnsi="Times New Roman"/>
          <w:lang w:val="de-DE" w:eastAsia="de-DE"/>
          <w:rPrChange w:id="40" w:author="jessica garzke" w:date="2019-03-25T09:49:00Z">
            <w:rPr>
              <w:rFonts w:ascii="Times New Roman" w:hAnsi="Times New Roman"/>
              <w:lang w:val="en-US" w:eastAsia="de-DE"/>
            </w:rPr>
          </w:rPrChange>
        </w:rPr>
        <w:t>Maina</w:t>
      </w:r>
      <w:proofErr w:type="spellEnd"/>
      <w:r w:rsidRPr="008D42BD">
        <w:rPr>
          <w:rFonts w:ascii="Times New Roman" w:hAnsi="Times New Roman"/>
          <w:lang w:val="de-DE" w:eastAsia="de-DE"/>
          <w:rPrChange w:id="41" w:author="jessica garzke" w:date="2019-03-25T09:49:00Z">
            <w:rPr>
              <w:rFonts w:ascii="Times New Roman" w:hAnsi="Times New Roman"/>
              <w:lang w:val="en-US" w:eastAsia="de-DE"/>
            </w:rPr>
          </w:rPrChange>
        </w:rPr>
        <w:t xml:space="preserve"> J, Allen AP. </w:t>
      </w:r>
      <w:r>
        <w:rPr>
          <w:rFonts w:ascii="Times New Roman" w:hAnsi="Times New Roman"/>
          <w:lang w:val="en-US" w:eastAsia="de-DE"/>
        </w:rPr>
        <w:t>Scaling metabolism from individuals to reef-fish communities at broad spatial scales.</w:t>
      </w:r>
      <w:del w:id="42" w:author="jessica garzke" w:date="2019-03-25T10:04:00Z">
        <w:r w:rsidDel="00074AE8">
          <w:rPr>
            <w:rFonts w:ascii="Times New Roman" w:hAnsi="Times New Roman"/>
            <w:lang w:val="en-US" w:eastAsia="de-DE"/>
          </w:rPr>
          <w:delText xml:space="preserve"> Worm B, editor.</w:delText>
        </w:r>
      </w:del>
      <w:r>
        <w:rPr>
          <w:rFonts w:ascii="Times New Roman" w:hAnsi="Times New Roman"/>
          <w:lang w:val="en-US" w:eastAsia="de-DE"/>
        </w:rPr>
        <w:t xml:space="preserve"> </w:t>
      </w:r>
      <w:proofErr w:type="spellStart"/>
      <w:r>
        <w:rPr>
          <w:rFonts w:ascii="Times New Roman" w:hAnsi="Times New Roman"/>
          <w:lang w:val="en-US" w:eastAsia="de-DE"/>
        </w:rPr>
        <w:t>Ecol</w:t>
      </w:r>
      <w:proofErr w:type="spellEnd"/>
      <w:del w:id="43" w:author="jessica garzke" w:date="2019-03-25T10:04:00Z">
        <w:r w:rsidDel="00074AE8">
          <w:rPr>
            <w:rFonts w:ascii="Times New Roman" w:hAnsi="Times New Roman"/>
            <w:lang w:val="en-US" w:eastAsia="de-DE"/>
          </w:rPr>
          <w:delText>ogy</w:delText>
        </w:r>
      </w:del>
      <w:r>
        <w:rPr>
          <w:rFonts w:ascii="Times New Roman" w:hAnsi="Times New Roman"/>
          <w:lang w:val="en-US" w:eastAsia="de-DE"/>
        </w:rPr>
        <w:t xml:space="preserve"> Lett</w:t>
      </w:r>
      <w:del w:id="44" w:author="jessica garzke" w:date="2019-03-25T10:04:00Z">
        <w:r w:rsidDel="00074AE8">
          <w:rPr>
            <w:rFonts w:ascii="Times New Roman" w:hAnsi="Times New Roman"/>
            <w:lang w:val="en-US" w:eastAsia="de-DE"/>
          </w:rPr>
          <w:delText>ers</w:delText>
        </w:r>
      </w:del>
      <w:r>
        <w:rPr>
          <w:rFonts w:ascii="Times New Roman" w:hAnsi="Times New Roman"/>
          <w:lang w:val="en-US" w:eastAsia="de-DE"/>
        </w:rPr>
        <w:t>. 2014;17: 1067–1076.</w:t>
      </w:r>
      <w:del w:id="45" w:author="jessica garzke" w:date="2019-03-25T10:05:00Z">
        <w:r w:rsidDel="00074AE8">
          <w:rPr>
            <w:rFonts w:ascii="Times New Roman" w:hAnsi="Times New Roman"/>
            <w:lang w:val="en-US" w:eastAsia="de-DE"/>
          </w:rPr>
          <w:delText xml:space="preserve"> doi:10.1111/ele.12309</w:delText>
        </w:r>
      </w:del>
    </w:p>
    <w:p w14:paraId="2A35820D" w14:textId="12E700BC"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11.</w:t>
      </w:r>
      <w:r>
        <w:rPr>
          <w:rFonts w:ascii="Times New Roman" w:hAnsi="Times New Roman"/>
          <w:lang w:val="en-US" w:eastAsia="de-DE"/>
        </w:rPr>
        <w:tab/>
        <w:t xml:space="preserve">Kerkhoff AJ, Enquist BJ, Elser JJ, Fagan WF. Plant allometry, stoichiometry and the temperature-dependence of primary productivity. Global </w:t>
      </w:r>
      <w:proofErr w:type="spellStart"/>
      <w:r>
        <w:rPr>
          <w:rFonts w:ascii="Times New Roman" w:hAnsi="Times New Roman"/>
          <w:lang w:val="en-US" w:eastAsia="de-DE"/>
        </w:rPr>
        <w:t>Ecol</w:t>
      </w:r>
      <w:proofErr w:type="spellEnd"/>
      <w:del w:id="46" w:author="jessica garzke" w:date="2019-03-25T10:06:00Z">
        <w:r w:rsidDel="00074AE8">
          <w:rPr>
            <w:rFonts w:ascii="Times New Roman" w:hAnsi="Times New Roman"/>
            <w:lang w:val="en-US" w:eastAsia="de-DE"/>
          </w:rPr>
          <w:delText>ogy</w:delText>
        </w:r>
      </w:del>
      <w:r>
        <w:rPr>
          <w:rFonts w:ascii="Times New Roman" w:hAnsi="Times New Roman"/>
          <w:lang w:val="en-US" w:eastAsia="de-DE"/>
        </w:rPr>
        <w:t xml:space="preserve"> </w:t>
      </w:r>
      <w:del w:id="47" w:author="jessica garzke" w:date="2019-03-25T10:06:00Z">
        <w:r w:rsidDel="00074AE8">
          <w:rPr>
            <w:rFonts w:ascii="Times New Roman" w:hAnsi="Times New Roman"/>
            <w:lang w:val="en-US" w:eastAsia="de-DE"/>
          </w:rPr>
          <w:delText xml:space="preserve">and </w:delText>
        </w:r>
      </w:del>
      <w:proofErr w:type="spellStart"/>
      <w:r>
        <w:rPr>
          <w:rFonts w:ascii="Times New Roman" w:hAnsi="Times New Roman"/>
          <w:lang w:val="en-US" w:eastAsia="de-DE"/>
        </w:rPr>
        <w:t>Biogeogr</w:t>
      </w:r>
      <w:proofErr w:type="spellEnd"/>
      <w:del w:id="48" w:author="jessica garzke" w:date="2019-03-25T10:06:00Z">
        <w:r w:rsidDel="00074AE8">
          <w:rPr>
            <w:rFonts w:ascii="Times New Roman" w:hAnsi="Times New Roman"/>
            <w:lang w:val="en-US" w:eastAsia="de-DE"/>
          </w:rPr>
          <w:delText>aphy</w:delText>
        </w:r>
      </w:del>
      <w:r>
        <w:rPr>
          <w:rFonts w:ascii="Times New Roman" w:hAnsi="Times New Roman"/>
          <w:lang w:val="en-US" w:eastAsia="de-DE"/>
        </w:rPr>
        <w:t>. 2005;14: 585–598.</w:t>
      </w:r>
      <w:del w:id="49" w:author="jessica garzke" w:date="2019-03-25T10:06:00Z">
        <w:r w:rsidDel="00074AE8">
          <w:rPr>
            <w:rFonts w:ascii="Times New Roman" w:hAnsi="Times New Roman"/>
            <w:lang w:val="en-US" w:eastAsia="de-DE"/>
          </w:rPr>
          <w:delText xml:space="preserve"> doi:10.1111/j.1466-822X.2005.00187.x</w:delText>
        </w:r>
      </w:del>
    </w:p>
    <w:p w14:paraId="61CAE73E" w14:textId="71174E1A"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12.</w:t>
      </w:r>
      <w:r>
        <w:rPr>
          <w:rFonts w:ascii="Times New Roman" w:hAnsi="Times New Roman"/>
          <w:lang w:val="en-US" w:eastAsia="de-DE"/>
        </w:rPr>
        <w:tab/>
        <w:t xml:space="preserve">Michaletz ST, Cheng D, Kerkhoff AJ, Enquist BJ. Convergence of terrestrial plant production across global climate gradients. Nature. </w:t>
      </w:r>
      <w:del w:id="50" w:author="jessica garzke" w:date="2019-03-25T10:07:00Z">
        <w:r w:rsidDel="00074AE8">
          <w:rPr>
            <w:rFonts w:ascii="Times New Roman" w:hAnsi="Times New Roman"/>
            <w:lang w:val="en-US" w:eastAsia="de-DE"/>
          </w:rPr>
          <w:delText xml:space="preserve">Nature Publishing Group; </w:delText>
        </w:r>
      </w:del>
      <w:r>
        <w:rPr>
          <w:rFonts w:ascii="Times New Roman" w:hAnsi="Times New Roman"/>
          <w:lang w:val="en-US" w:eastAsia="de-DE"/>
        </w:rPr>
        <w:t>2014;39: 1–13.</w:t>
      </w:r>
      <w:del w:id="51" w:author="jessica garzke" w:date="2019-03-25T10:07:00Z">
        <w:r w:rsidDel="00074AE8">
          <w:rPr>
            <w:rFonts w:ascii="Times New Roman" w:hAnsi="Times New Roman"/>
            <w:lang w:val="en-US" w:eastAsia="de-DE"/>
          </w:rPr>
          <w:delText xml:space="preserve"> doi:10.1038/nature13470</w:delText>
        </w:r>
      </w:del>
    </w:p>
    <w:p w14:paraId="4016210C" w14:textId="5071DC65"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13.</w:t>
      </w:r>
      <w:r>
        <w:rPr>
          <w:rFonts w:ascii="Times New Roman" w:hAnsi="Times New Roman"/>
          <w:lang w:val="en-US" w:eastAsia="de-DE"/>
        </w:rPr>
        <w:tab/>
        <w:t xml:space="preserve">Uszko W, Diehl S, Englund G, Amarasekare P. Effects of warming on predator-prey interactions - a resource-based approach and a theoretical synthesis. </w:t>
      </w:r>
      <w:del w:id="52" w:author="jessica garzke" w:date="2019-03-25T10:17:00Z">
        <w:r w:rsidDel="00B33591">
          <w:rPr>
            <w:rFonts w:ascii="Times New Roman" w:hAnsi="Times New Roman"/>
            <w:lang w:val="en-US" w:eastAsia="de-DE"/>
          </w:rPr>
          <w:delText xml:space="preserve">Brose U, editor. </w:delText>
        </w:r>
      </w:del>
      <w:proofErr w:type="spellStart"/>
      <w:r>
        <w:rPr>
          <w:rFonts w:ascii="Times New Roman" w:hAnsi="Times New Roman"/>
          <w:lang w:val="en-US" w:eastAsia="de-DE"/>
        </w:rPr>
        <w:t>Ecol</w:t>
      </w:r>
      <w:proofErr w:type="spellEnd"/>
      <w:del w:id="53" w:author="jessica garzke" w:date="2019-03-25T10:17:00Z">
        <w:r w:rsidDel="00B33591">
          <w:rPr>
            <w:rFonts w:ascii="Times New Roman" w:hAnsi="Times New Roman"/>
            <w:lang w:val="en-US" w:eastAsia="de-DE"/>
          </w:rPr>
          <w:delText>ogy</w:delText>
        </w:r>
      </w:del>
      <w:r>
        <w:rPr>
          <w:rFonts w:ascii="Times New Roman" w:hAnsi="Times New Roman"/>
          <w:lang w:val="en-US" w:eastAsia="de-DE"/>
        </w:rPr>
        <w:t xml:space="preserve"> Lett</w:t>
      </w:r>
      <w:del w:id="54" w:author="jessica garzke" w:date="2019-03-25T10:17:00Z">
        <w:r w:rsidDel="00B33591">
          <w:rPr>
            <w:rFonts w:ascii="Times New Roman" w:hAnsi="Times New Roman"/>
            <w:lang w:val="en-US" w:eastAsia="de-DE"/>
          </w:rPr>
          <w:delText>ers</w:delText>
        </w:r>
      </w:del>
      <w:r>
        <w:rPr>
          <w:rFonts w:ascii="Times New Roman" w:hAnsi="Times New Roman"/>
          <w:lang w:val="en-US" w:eastAsia="de-DE"/>
        </w:rPr>
        <w:t xml:space="preserve">. 2017;20: 513–523. </w:t>
      </w:r>
      <w:del w:id="55" w:author="jessica garzke" w:date="2019-03-25T10:17:00Z">
        <w:r w:rsidDel="00B33591">
          <w:rPr>
            <w:rFonts w:ascii="Times New Roman" w:hAnsi="Times New Roman"/>
            <w:lang w:val="en-US" w:eastAsia="de-DE"/>
          </w:rPr>
          <w:delText>doi:10.1111/ele.1275</w:delText>
        </w:r>
      </w:del>
      <w:del w:id="56" w:author="jessica garzke" w:date="2019-03-25T10:18:00Z">
        <w:r w:rsidDel="00B33591">
          <w:rPr>
            <w:rFonts w:ascii="Times New Roman" w:hAnsi="Times New Roman"/>
            <w:lang w:val="en-US" w:eastAsia="de-DE"/>
          </w:rPr>
          <w:delText>5</w:delText>
        </w:r>
      </w:del>
    </w:p>
    <w:p w14:paraId="2BFE95F0" w14:textId="5592D2BF"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14.</w:t>
      </w:r>
      <w:r>
        <w:rPr>
          <w:rFonts w:ascii="Times New Roman" w:hAnsi="Times New Roman"/>
          <w:lang w:val="en-US" w:eastAsia="de-DE"/>
        </w:rPr>
        <w:tab/>
        <w:t xml:space="preserve">Rall BC, Vucic-Pestic O, Ehnes RB, Emmerson M, Brose U. Temperature, predator-prey interaction strength and population stability. </w:t>
      </w:r>
      <w:ins w:id="57" w:author="jessica garzke" w:date="2019-03-25T14:21:00Z">
        <w:r w:rsidR="00BA5B48">
          <w:rPr>
            <w:rFonts w:ascii="Times New Roman" w:hAnsi="Times New Roman"/>
            <w:lang w:val="en-US" w:eastAsia="de-DE"/>
          </w:rPr>
          <w:t>Glob Change Biol</w:t>
        </w:r>
      </w:ins>
      <w:del w:id="58" w:author="jessica garzke" w:date="2019-03-25T14:21:00Z">
        <w:r w:rsidDel="00BA5B48">
          <w:rPr>
            <w:rFonts w:ascii="Times New Roman" w:hAnsi="Times New Roman"/>
            <w:lang w:val="en-US" w:eastAsia="de-DE"/>
          </w:rPr>
          <w:delText>Global Change Biol</w:delText>
        </w:r>
      </w:del>
      <w:r>
        <w:rPr>
          <w:rFonts w:ascii="Times New Roman" w:hAnsi="Times New Roman"/>
          <w:lang w:val="en-US" w:eastAsia="de-DE"/>
        </w:rPr>
        <w:t>. 20</w:t>
      </w:r>
      <w:ins w:id="59" w:author="jessica garzke" w:date="2019-03-25T10:50:00Z">
        <w:r w:rsidR="00A45596">
          <w:rPr>
            <w:rFonts w:ascii="Times New Roman" w:hAnsi="Times New Roman"/>
            <w:lang w:val="en-US" w:eastAsia="de-DE"/>
          </w:rPr>
          <w:t>10</w:t>
        </w:r>
      </w:ins>
      <w:del w:id="60" w:author="jessica garzke" w:date="2019-03-25T10:50:00Z">
        <w:r w:rsidDel="00A45596">
          <w:rPr>
            <w:rFonts w:ascii="Times New Roman" w:hAnsi="Times New Roman"/>
            <w:lang w:val="en-US" w:eastAsia="de-DE"/>
          </w:rPr>
          <w:delText>09</w:delText>
        </w:r>
      </w:del>
      <w:r>
        <w:rPr>
          <w:rFonts w:ascii="Times New Roman" w:hAnsi="Times New Roman"/>
          <w:lang w:val="en-US" w:eastAsia="de-DE"/>
        </w:rPr>
        <w:t>;16: 2145–2157.</w:t>
      </w:r>
      <w:del w:id="61" w:author="jessica garzke" w:date="2019-03-25T10:50:00Z">
        <w:r w:rsidDel="00A45596">
          <w:rPr>
            <w:rFonts w:ascii="Times New Roman" w:hAnsi="Times New Roman"/>
            <w:lang w:val="en-US" w:eastAsia="de-DE"/>
          </w:rPr>
          <w:delText xml:space="preserve"> doi:10.1111/j.1365-2486.2009.02124.x</w:delText>
        </w:r>
      </w:del>
    </w:p>
    <w:p w14:paraId="60CAE417" w14:textId="123174BB"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15.</w:t>
      </w:r>
      <w:r>
        <w:rPr>
          <w:rFonts w:ascii="Times New Roman" w:hAnsi="Times New Roman"/>
          <w:lang w:val="en-US" w:eastAsia="de-DE"/>
        </w:rPr>
        <w:tab/>
        <w:t xml:space="preserve">Gilbert B, Tunney TD, McCann KS, DeLong JP, Vasseur DA, Savage V, et al. A bioenergetic framework for the temperature dependence of trophic interactions. </w:t>
      </w:r>
      <w:del w:id="62" w:author="jessica garzke" w:date="2019-03-25T10:54:00Z">
        <w:r w:rsidDel="00A62851">
          <w:rPr>
            <w:rFonts w:ascii="Times New Roman" w:hAnsi="Times New Roman"/>
            <w:lang w:val="en-US" w:eastAsia="de-DE"/>
          </w:rPr>
          <w:delText xml:space="preserve">Wootton T, editor. </w:delText>
        </w:r>
      </w:del>
      <w:proofErr w:type="spellStart"/>
      <w:r>
        <w:rPr>
          <w:rFonts w:ascii="Times New Roman" w:hAnsi="Times New Roman"/>
          <w:lang w:val="en-US" w:eastAsia="de-DE"/>
        </w:rPr>
        <w:t>Ecol</w:t>
      </w:r>
      <w:proofErr w:type="spellEnd"/>
      <w:del w:id="63" w:author="jessica garzke" w:date="2019-03-25T10:54:00Z">
        <w:r w:rsidDel="00A62851">
          <w:rPr>
            <w:rFonts w:ascii="Times New Roman" w:hAnsi="Times New Roman"/>
            <w:lang w:val="en-US" w:eastAsia="de-DE"/>
          </w:rPr>
          <w:delText>ogy</w:delText>
        </w:r>
      </w:del>
      <w:r>
        <w:rPr>
          <w:rFonts w:ascii="Times New Roman" w:hAnsi="Times New Roman"/>
          <w:lang w:val="en-US" w:eastAsia="de-DE"/>
        </w:rPr>
        <w:t xml:space="preserve"> Lett</w:t>
      </w:r>
      <w:del w:id="64" w:author="jessica garzke" w:date="2019-03-25T10:55:00Z">
        <w:r w:rsidDel="00A62851">
          <w:rPr>
            <w:rFonts w:ascii="Times New Roman" w:hAnsi="Times New Roman"/>
            <w:lang w:val="en-US" w:eastAsia="de-DE"/>
          </w:rPr>
          <w:delText>er</w:delText>
        </w:r>
      </w:del>
      <w:del w:id="65" w:author="jessica garzke" w:date="2019-03-25T10:54:00Z">
        <w:r w:rsidDel="00A62851">
          <w:rPr>
            <w:rFonts w:ascii="Times New Roman" w:hAnsi="Times New Roman"/>
            <w:lang w:val="en-US" w:eastAsia="de-DE"/>
          </w:rPr>
          <w:delText>s</w:delText>
        </w:r>
      </w:del>
      <w:r>
        <w:rPr>
          <w:rFonts w:ascii="Times New Roman" w:hAnsi="Times New Roman"/>
          <w:lang w:val="en-US" w:eastAsia="de-DE"/>
        </w:rPr>
        <w:t xml:space="preserve">. 2014;17: 902–914. </w:t>
      </w:r>
      <w:del w:id="66" w:author="jessica garzke" w:date="2019-03-25T10:55:00Z">
        <w:r w:rsidDel="00A62851">
          <w:rPr>
            <w:rFonts w:ascii="Times New Roman" w:hAnsi="Times New Roman"/>
            <w:lang w:val="en-US" w:eastAsia="de-DE"/>
          </w:rPr>
          <w:delText>doi:10.1111/ele.12307</w:delText>
        </w:r>
      </w:del>
    </w:p>
    <w:p w14:paraId="629D2045" w14:textId="23FEF79D"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16.</w:t>
      </w:r>
      <w:r>
        <w:rPr>
          <w:rFonts w:ascii="Times New Roman" w:hAnsi="Times New Roman"/>
          <w:lang w:val="en-US" w:eastAsia="de-DE"/>
        </w:rPr>
        <w:tab/>
        <w:t xml:space="preserve">Shurin JB, Clasen JL, Greig HS, Kratina P, Thompson PL. Warming shifts top-down and bottom-up control of pond food web structure and function. </w:t>
      </w:r>
      <w:proofErr w:type="spellStart"/>
      <w:r>
        <w:rPr>
          <w:rFonts w:ascii="Times New Roman" w:hAnsi="Times New Roman"/>
          <w:lang w:val="en-US" w:eastAsia="de-DE"/>
        </w:rPr>
        <w:t>Philos</w:t>
      </w:r>
      <w:proofErr w:type="spellEnd"/>
      <w:r>
        <w:rPr>
          <w:rFonts w:ascii="Times New Roman" w:hAnsi="Times New Roman"/>
          <w:lang w:val="en-US" w:eastAsia="de-DE"/>
        </w:rPr>
        <w:t xml:space="preserve"> Trans R </w:t>
      </w:r>
      <w:proofErr w:type="spellStart"/>
      <w:r>
        <w:rPr>
          <w:rFonts w:ascii="Times New Roman" w:hAnsi="Times New Roman"/>
          <w:lang w:val="en-US" w:eastAsia="de-DE"/>
        </w:rPr>
        <w:t>Soc</w:t>
      </w:r>
      <w:proofErr w:type="spellEnd"/>
      <w:del w:id="67" w:author="jessica garzke" w:date="2019-03-25T10:56:00Z">
        <w:r w:rsidDel="00A62851">
          <w:rPr>
            <w:rFonts w:ascii="Times New Roman" w:hAnsi="Times New Roman"/>
            <w:lang w:val="en-US" w:eastAsia="de-DE"/>
          </w:rPr>
          <w:delText xml:space="preserve"> Lond,</w:delText>
        </w:r>
      </w:del>
      <w:r>
        <w:rPr>
          <w:rFonts w:ascii="Times New Roman" w:hAnsi="Times New Roman"/>
          <w:lang w:val="en-US" w:eastAsia="de-DE"/>
        </w:rPr>
        <w:t xml:space="preserve"> B, </w:t>
      </w:r>
      <w:del w:id="68" w:author="jessica garzke" w:date="2019-03-25T10:56:00Z">
        <w:r w:rsidDel="00A62851">
          <w:rPr>
            <w:rFonts w:ascii="Times New Roman" w:hAnsi="Times New Roman"/>
            <w:lang w:val="en-US" w:eastAsia="de-DE"/>
          </w:rPr>
          <w:delText>Biol Sci.</w:delText>
        </w:r>
      </w:del>
      <w:r>
        <w:rPr>
          <w:rFonts w:ascii="Times New Roman" w:hAnsi="Times New Roman"/>
          <w:lang w:val="en-US" w:eastAsia="de-DE"/>
        </w:rPr>
        <w:t xml:space="preserve"> 2012;367: 3008–3017. </w:t>
      </w:r>
      <w:del w:id="69" w:author="jessica garzke" w:date="2019-03-25T10:57:00Z">
        <w:r w:rsidDel="00A62851">
          <w:rPr>
            <w:rFonts w:ascii="Times New Roman" w:hAnsi="Times New Roman"/>
            <w:lang w:val="en-US" w:eastAsia="de-DE"/>
          </w:rPr>
          <w:delText>doi:10.1098/rstb.2012.0243</w:delText>
        </w:r>
      </w:del>
    </w:p>
    <w:p w14:paraId="40EBCFB5" w14:textId="3EF8D7D3"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sidRPr="008D42BD">
        <w:rPr>
          <w:rFonts w:ascii="Times New Roman" w:hAnsi="Times New Roman"/>
          <w:lang w:val="de-DE" w:eastAsia="de-DE"/>
          <w:rPrChange w:id="70" w:author="jessica garzke" w:date="2019-03-25T09:49:00Z">
            <w:rPr>
              <w:rFonts w:ascii="Times New Roman" w:hAnsi="Times New Roman"/>
              <w:lang w:val="en-US" w:eastAsia="de-DE"/>
            </w:rPr>
          </w:rPrChange>
        </w:rPr>
        <w:t>17.</w:t>
      </w:r>
      <w:r w:rsidRPr="008D42BD">
        <w:rPr>
          <w:rFonts w:ascii="Times New Roman" w:hAnsi="Times New Roman"/>
          <w:lang w:val="de-DE" w:eastAsia="de-DE"/>
          <w:rPrChange w:id="71" w:author="jessica garzke" w:date="2019-03-25T09:49:00Z">
            <w:rPr>
              <w:rFonts w:ascii="Times New Roman" w:hAnsi="Times New Roman"/>
              <w:lang w:val="en-US" w:eastAsia="de-DE"/>
            </w:rPr>
          </w:rPrChange>
        </w:rPr>
        <w:tab/>
        <w:t xml:space="preserve">O’Connor MI, </w:t>
      </w:r>
      <w:proofErr w:type="spellStart"/>
      <w:r w:rsidRPr="008D42BD">
        <w:rPr>
          <w:rFonts w:ascii="Times New Roman" w:hAnsi="Times New Roman"/>
          <w:lang w:val="de-DE" w:eastAsia="de-DE"/>
          <w:rPrChange w:id="72" w:author="jessica garzke" w:date="2019-03-25T09:49:00Z">
            <w:rPr>
              <w:rFonts w:ascii="Times New Roman" w:hAnsi="Times New Roman"/>
              <w:lang w:val="en-US" w:eastAsia="de-DE"/>
            </w:rPr>
          </w:rPrChange>
        </w:rPr>
        <w:t>Piehler</w:t>
      </w:r>
      <w:proofErr w:type="spellEnd"/>
      <w:r w:rsidRPr="008D42BD">
        <w:rPr>
          <w:rFonts w:ascii="Times New Roman" w:hAnsi="Times New Roman"/>
          <w:lang w:val="de-DE" w:eastAsia="de-DE"/>
          <w:rPrChange w:id="73" w:author="jessica garzke" w:date="2019-03-25T09:49:00Z">
            <w:rPr>
              <w:rFonts w:ascii="Times New Roman" w:hAnsi="Times New Roman"/>
              <w:lang w:val="en-US" w:eastAsia="de-DE"/>
            </w:rPr>
          </w:rPrChange>
        </w:rPr>
        <w:t xml:space="preserve"> MF, Leech DM, Anton A, Bruno JF. </w:t>
      </w:r>
      <w:r>
        <w:rPr>
          <w:rFonts w:ascii="Times New Roman" w:hAnsi="Times New Roman"/>
          <w:lang w:val="en-US" w:eastAsia="de-DE"/>
        </w:rPr>
        <w:t>Warming and Resource Availability Shift Food Web Structure and Metabolism.</w:t>
      </w:r>
      <w:del w:id="74" w:author="jessica garzke" w:date="2019-03-25T10:58:00Z">
        <w:r w:rsidDel="00A62851">
          <w:rPr>
            <w:rFonts w:ascii="Times New Roman" w:hAnsi="Times New Roman"/>
            <w:lang w:val="en-US" w:eastAsia="de-DE"/>
          </w:rPr>
          <w:delText xml:space="preserve"> Loreau M, editor.</w:delText>
        </w:r>
      </w:del>
      <w:r>
        <w:rPr>
          <w:rFonts w:ascii="Times New Roman" w:hAnsi="Times New Roman"/>
          <w:lang w:val="en-US" w:eastAsia="de-DE"/>
        </w:rPr>
        <w:t xml:space="preserve"> </w:t>
      </w:r>
      <w:proofErr w:type="spellStart"/>
      <w:ins w:id="75" w:author="jessica garzke" w:date="2019-03-25T13:22:00Z">
        <w:r w:rsidR="00D63590">
          <w:rPr>
            <w:rFonts w:ascii="Times New Roman" w:hAnsi="Times New Roman"/>
            <w:lang w:val="en-US" w:eastAsia="de-DE"/>
          </w:rPr>
          <w:t>Plos</w:t>
        </w:r>
        <w:proofErr w:type="spellEnd"/>
        <w:r w:rsidR="00D63590">
          <w:rPr>
            <w:rFonts w:ascii="Times New Roman" w:hAnsi="Times New Roman"/>
            <w:lang w:val="en-US" w:eastAsia="de-DE"/>
          </w:rPr>
          <w:t xml:space="preserve"> Biol. </w:t>
        </w:r>
      </w:ins>
      <w:r>
        <w:rPr>
          <w:rFonts w:ascii="Times New Roman" w:hAnsi="Times New Roman"/>
          <w:lang w:val="en-US" w:eastAsia="de-DE"/>
        </w:rPr>
        <w:t xml:space="preserve">2009;7: e1000178. </w:t>
      </w:r>
      <w:del w:id="76" w:author="jessica garzke" w:date="2019-03-25T10:58:00Z">
        <w:r w:rsidDel="00A62851">
          <w:rPr>
            <w:rFonts w:ascii="Times New Roman" w:hAnsi="Times New Roman"/>
            <w:lang w:val="en-US" w:eastAsia="de-DE"/>
          </w:rPr>
          <w:delText>doi:10.1371/journal.pbio.1000178</w:delText>
        </w:r>
      </w:del>
    </w:p>
    <w:p w14:paraId="318C2806" w14:textId="3B97E680" w:rsidR="00FC27DB" w:rsidDel="007D4BE8" w:rsidRDefault="00FC27DB" w:rsidP="00FC27DB">
      <w:pPr>
        <w:tabs>
          <w:tab w:val="left" w:pos="640"/>
        </w:tabs>
        <w:autoSpaceDE w:val="0"/>
        <w:autoSpaceDN w:val="0"/>
        <w:adjustRightInd w:val="0"/>
        <w:spacing w:after="240"/>
        <w:ind w:left="640" w:hanging="640"/>
        <w:rPr>
          <w:del w:id="77" w:author="jessica garzke" w:date="2019-03-25T13:22:00Z"/>
          <w:rFonts w:ascii="Times New Roman" w:hAnsi="Times New Roman"/>
          <w:lang w:val="en-US" w:eastAsia="de-DE"/>
        </w:rPr>
      </w:pPr>
      <w:r>
        <w:rPr>
          <w:rFonts w:ascii="Times New Roman" w:hAnsi="Times New Roman"/>
          <w:lang w:val="en-US" w:eastAsia="de-DE"/>
        </w:rPr>
        <w:t>18.</w:t>
      </w:r>
      <w:r>
        <w:rPr>
          <w:rFonts w:ascii="Times New Roman" w:hAnsi="Times New Roman"/>
          <w:lang w:val="en-US" w:eastAsia="de-DE"/>
        </w:rPr>
        <w:tab/>
        <w:t xml:space="preserve">O'Gorman EJ, Zhao L, Pichler DE, Adams G, Friberg N, Rall BC, et al. Unexpected changes in community size structure in a natural warming experiment. </w:t>
      </w:r>
      <w:ins w:id="78" w:author="jessica garzke" w:date="2019-03-25T13:21:00Z">
        <w:r w:rsidR="000F4A98">
          <w:rPr>
            <w:rFonts w:ascii="Times New Roman" w:hAnsi="Times New Roman"/>
            <w:lang w:val="en-US" w:eastAsia="de-DE"/>
          </w:rPr>
          <w:t xml:space="preserve">Nat </w:t>
        </w:r>
        <w:proofErr w:type="spellStart"/>
        <w:r w:rsidR="000F4A98">
          <w:rPr>
            <w:rFonts w:ascii="Times New Roman" w:hAnsi="Times New Roman"/>
            <w:lang w:val="en-US" w:eastAsia="de-DE"/>
          </w:rPr>
          <w:t>Clim</w:t>
        </w:r>
        <w:proofErr w:type="spellEnd"/>
        <w:r w:rsidR="000F4A98">
          <w:rPr>
            <w:rFonts w:ascii="Times New Roman" w:hAnsi="Times New Roman"/>
            <w:lang w:val="en-US" w:eastAsia="de-DE"/>
          </w:rPr>
          <w:t xml:space="preserve"> Chang</w:t>
        </w:r>
        <w:r w:rsidR="007D4BE8">
          <w:rPr>
            <w:rFonts w:ascii="Times New Roman" w:hAnsi="Times New Roman"/>
            <w:lang w:val="en-US" w:eastAsia="de-DE"/>
          </w:rPr>
          <w:t>.</w:t>
        </w:r>
        <w:r w:rsidR="000F4A98">
          <w:rPr>
            <w:rFonts w:ascii="Times New Roman" w:hAnsi="Times New Roman"/>
            <w:lang w:val="en-US" w:eastAsia="de-DE"/>
          </w:rPr>
          <w:t xml:space="preserve"> </w:t>
        </w:r>
      </w:ins>
      <w:r>
        <w:rPr>
          <w:rFonts w:ascii="Times New Roman" w:hAnsi="Times New Roman"/>
          <w:lang w:val="en-US" w:eastAsia="de-DE"/>
        </w:rPr>
        <w:t xml:space="preserve">2017;7: 659–663. </w:t>
      </w:r>
      <w:del w:id="79" w:author="jessica garzke" w:date="2019-03-25T13:22:00Z">
        <w:r w:rsidDel="007D4BE8">
          <w:rPr>
            <w:rFonts w:ascii="Times New Roman" w:hAnsi="Times New Roman"/>
            <w:lang w:val="en-US" w:eastAsia="de-DE"/>
          </w:rPr>
          <w:delText>doi:10.1038/nclimate3368</w:delText>
        </w:r>
      </w:del>
    </w:p>
    <w:p w14:paraId="4D72A0B6" w14:textId="77777777" w:rsidR="007D4BE8" w:rsidRDefault="007D4BE8" w:rsidP="00FC27DB">
      <w:pPr>
        <w:tabs>
          <w:tab w:val="left" w:pos="640"/>
        </w:tabs>
        <w:autoSpaceDE w:val="0"/>
        <w:autoSpaceDN w:val="0"/>
        <w:adjustRightInd w:val="0"/>
        <w:spacing w:after="240"/>
        <w:ind w:left="640" w:hanging="640"/>
        <w:rPr>
          <w:ins w:id="80" w:author="jessica garzke" w:date="2019-03-25T13:22:00Z"/>
          <w:rFonts w:ascii="Times New Roman" w:hAnsi="Times New Roman"/>
          <w:lang w:val="en-US" w:eastAsia="de-DE"/>
        </w:rPr>
      </w:pPr>
    </w:p>
    <w:p w14:paraId="68E83CC7" w14:textId="5618CE6C"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19.</w:t>
      </w:r>
      <w:r>
        <w:rPr>
          <w:rFonts w:ascii="Times New Roman" w:hAnsi="Times New Roman"/>
          <w:lang w:val="en-US" w:eastAsia="de-DE"/>
        </w:rPr>
        <w:tab/>
        <w:t xml:space="preserve">Brauer VS, de Jonge VN, Buma AGJ, Weissing FJ. Does universal temperature dependence apply to communities? An experimental test using natural marine plankton assemblages. Oikos. 2009;118: 1102–1108. </w:t>
      </w:r>
      <w:del w:id="81" w:author="jessica garzke" w:date="2019-03-25T13:23:00Z">
        <w:r w:rsidDel="00D63590">
          <w:rPr>
            <w:rFonts w:ascii="Times New Roman" w:hAnsi="Times New Roman"/>
            <w:lang w:val="en-US" w:eastAsia="de-DE"/>
          </w:rPr>
          <w:delText>doi:10.1111/j.1600-0706.2009.17371.x</w:delText>
        </w:r>
      </w:del>
    </w:p>
    <w:p w14:paraId="30708CE3" w14:textId="2E974849"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20.</w:t>
      </w:r>
      <w:r>
        <w:rPr>
          <w:rFonts w:ascii="Times New Roman" w:hAnsi="Times New Roman"/>
          <w:lang w:val="en-US" w:eastAsia="de-DE"/>
        </w:rPr>
        <w:tab/>
        <w:t xml:space="preserve">Padfield D, Lowe C, Buckling A, Ffrench-Constant R, Student Research Team, Jennings S, et al. Metabolic compensation constrains the temperature dependence of gross primary production. </w:t>
      </w:r>
      <w:proofErr w:type="spellStart"/>
      <w:r>
        <w:rPr>
          <w:rFonts w:ascii="Times New Roman" w:hAnsi="Times New Roman"/>
          <w:lang w:val="en-US" w:eastAsia="de-DE"/>
        </w:rPr>
        <w:t>Ecol</w:t>
      </w:r>
      <w:proofErr w:type="spellEnd"/>
      <w:del w:id="82" w:author="jessica garzke" w:date="2019-03-25T13:24:00Z">
        <w:r w:rsidDel="00D63590">
          <w:rPr>
            <w:rFonts w:ascii="Times New Roman" w:hAnsi="Times New Roman"/>
            <w:lang w:val="en-US" w:eastAsia="de-DE"/>
          </w:rPr>
          <w:delText>ogy</w:delText>
        </w:r>
      </w:del>
      <w:r>
        <w:rPr>
          <w:rFonts w:ascii="Times New Roman" w:hAnsi="Times New Roman"/>
          <w:lang w:val="en-US" w:eastAsia="de-DE"/>
        </w:rPr>
        <w:t xml:space="preserve"> Lett</w:t>
      </w:r>
      <w:del w:id="83" w:author="jessica garzke" w:date="2019-03-25T13:24:00Z">
        <w:r w:rsidDel="00D63590">
          <w:rPr>
            <w:rFonts w:ascii="Times New Roman" w:hAnsi="Times New Roman"/>
            <w:lang w:val="en-US" w:eastAsia="de-DE"/>
          </w:rPr>
          <w:delText>ers</w:delText>
        </w:r>
      </w:del>
      <w:r>
        <w:rPr>
          <w:rFonts w:ascii="Times New Roman" w:hAnsi="Times New Roman"/>
          <w:lang w:val="en-US" w:eastAsia="de-DE"/>
        </w:rPr>
        <w:t xml:space="preserve">. 2017;20: 1250–1260. </w:t>
      </w:r>
      <w:del w:id="84" w:author="jessica garzke" w:date="2019-03-25T13:24:00Z">
        <w:r w:rsidDel="00D63590">
          <w:rPr>
            <w:rFonts w:ascii="Times New Roman" w:hAnsi="Times New Roman"/>
            <w:lang w:val="en-US" w:eastAsia="de-DE"/>
          </w:rPr>
          <w:delText>doi:10.1111/ele.12820</w:delText>
        </w:r>
      </w:del>
    </w:p>
    <w:p w14:paraId="68D9BE33" w14:textId="54FF001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21.</w:t>
      </w:r>
      <w:r>
        <w:rPr>
          <w:rFonts w:ascii="Times New Roman" w:hAnsi="Times New Roman"/>
          <w:lang w:val="en-US" w:eastAsia="de-DE"/>
        </w:rPr>
        <w:tab/>
        <w:t>Atkinson D. Temperature and Organism Size - A Biological Law for Ectotherms? Ad</w:t>
      </w:r>
      <w:ins w:id="85" w:author="jessica garzke" w:date="2019-03-25T13:35:00Z">
        <w:r w:rsidR="00613CC0">
          <w:rPr>
            <w:rFonts w:ascii="Times New Roman" w:hAnsi="Times New Roman"/>
            <w:lang w:val="en-US" w:eastAsia="de-DE"/>
          </w:rPr>
          <w:t>v</w:t>
        </w:r>
      </w:ins>
      <w:del w:id="86" w:author="jessica garzke" w:date="2019-03-25T13:35:00Z">
        <w:r w:rsidDel="00613CC0">
          <w:rPr>
            <w:rFonts w:ascii="Times New Roman" w:hAnsi="Times New Roman"/>
            <w:lang w:val="en-US" w:eastAsia="de-DE"/>
          </w:rPr>
          <w:delText>vances</w:delText>
        </w:r>
      </w:del>
      <w:r>
        <w:rPr>
          <w:rFonts w:ascii="Times New Roman" w:hAnsi="Times New Roman"/>
          <w:lang w:val="en-US" w:eastAsia="de-DE"/>
        </w:rPr>
        <w:t xml:space="preserve"> </w:t>
      </w:r>
      <w:del w:id="87" w:author="jessica garzke" w:date="2019-03-25T13:25:00Z">
        <w:r w:rsidDel="00D63590">
          <w:rPr>
            <w:rFonts w:ascii="Times New Roman" w:hAnsi="Times New Roman"/>
            <w:lang w:val="en-US" w:eastAsia="de-DE"/>
          </w:rPr>
          <w:delText xml:space="preserve">in </w:delText>
        </w:r>
      </w:del>
      <w:proofErr w:type="spellStart"/>
      <w:r>
        <w:rPr>
          <w:rFonts w:ascii="Times New Roman" w:hAnsi="Times New Roman"/>
          <w:lang w:val="en-US" w:eastAsia="de-DE"/>
        </w:rPr>
        <w:t>Ecol</w:t>
      </w:r>
      <w:proofErr w:type="spellEnd"/>
      <w:del w:id="88" w:author="jessica garzke" w:date="2019-03-25T13:25:00Z">
        <w:r w:rsidDel="00D63590">
          <w:rPr>
            <w:rFonts w:ascii="Times New Roman" w:hAnsi="Times New Roman"/>
            <w:lang w:val="en-US" w:eastAsia="de-DE"/>
          </w:rPr>
          <w:delText>ogical</w:delText>
        </w:r>
      </w:del>
      <w:r>
        <w:rPr>
          <w:rFonts w:ascii="Times New Roman" w:hAnsi="Times New Roman"/>
          <w:lang w:val="en-US" w:eastAsia="de-DE"/>
        </w:rPr>
        <w:t xml:space="preserve"> Res</w:t>
      </w:r>
      <w:del w:id="89" w:author="jessica garzke" w:date="2019-03-25T13:25:00Z">
        <w:r w:rsidDel="00D63590">
          <w:rPr>
            <w:rFonts w:ascii="Times New Roman" w:hAnsi="Times New Roman"/>
            <w:lang w:val="en-US" w:eastAsia="de-DE"/>
          </w:rPr>
          <w:delText>earch</w:delText>
        </w:r>
      </w:del>
      <w:r>
        <w:rPr>
          <w:rFonts w:ascii="Times New Roman" w:hAnsi="Times New Roman"/>
          <w:lang w:val="en-US" w:eastAsia="de-DE"/>
        </w:rPr>
        <w:t xml:space="preserve">. 1994;25: 1–58. </w:t>
      </w:r>
    </w:p>
    <w:p w14:paraId="04628D49" w14:textId="2A79EC3F"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22.</w:t>
      </w:r>
      <w:r>
        <w:rPr>
          <w:rFonts w:ascii="Times New Roman" w:hAnsi="Times New Roman"/>
          <w:lang w:val="en-US" w:eastAsia="de-DE"/>
        </w:rPr>
        <w:tab/>
        <w:t xml:space="preserve">DeLong JP. Experimental demonstration of a “rate–size” trade-off governing body size optimization. </w:t>
      </w:r>
      <w:proofErr w:type="spellStart"/>
      <w:r>
        <w:rPr>
          <w:rFonts w:ascii="Times New Roman" w:hAnsi="Times New Roman"/>
          <w:lang w:val="en-US" w:eastAsia="de-DE"/>
        </w:rPr>
        <w:t>Evol</w:t>
      </w:r>
      <w:proofErr w:type="spellEnd"/>
      <w:del w:id="90" w:author="jessica garzke" w:date="2019-03-25T13:28:00Z">
        <w:r w:rsidDel="00D63590">
          <w:rPr>
            <w:rFonts w:ascii="Times New Roman" w:hAnsi="Times New Roman"/>
            <w:lang w:val="en-US" w:eastAsia="de-DE"/>
          </w:rPr>
          <w:delText>utionary</w:delText>
        </w:r>
      </w:del>
      <w:r>
        <w:rPr>
          <w:rFonts w:ascii="Times New Roman" w:hAnsi="Times New Roman"/>
          <w:lang w:val="en-US" w:eastAsia="de-DE"/>
        </w:rPr>
        <w:t xml:space="preserve"> </w:t>
      </w:r>
      <w:proofErr w:type="spellStart"/>
      <w:r>
        <w:rPr>
          <w:rFonts w:ascii="Times New Roman" w:hAnsi="Times New Roman"/>
          <w:lang w:val="en-US" w:eastAsia="de-DE"/>
        </w:rPr>
        <w:t>Ecol</w:t>
      </w:r>
      <w:proofErr w:type="spellEnd"/>
      <w:del w:id="91" w:author="jessica garzke" w:date="2019-03-25T13:28:00Z">
        <w:r w:rsidDel="00D63590">
          <w:rPr>
            <w:rFonts w:ascii="Times New Roman" w:hAnsi="Times New Roman"/>
            <w:lang w:val="en-US" w:eastAsia="de-DE"/>
          </w:rPr>
          <w:delText>ogy</w:delText>
        </w:r>
      </w:del>
      <w:r>
        <w:rPr>
          <w:rFonts w:ascii="Times New Roman" w:hAnsi="Times New Roman"/>
          <w:lang w:val="en-US" w:eastAsia="de-DE"/>
        </w:rPr>
        <w:t xml:space="preserve"> Res</w:t>
      </w:r>
      <w:del w:id="92" w:author="jessica garzke" w:date="2019-03-25T13:28:00Z">
        <w:r w:rsidDel="00D63590">
          <w:rPr>
            <w:rFonts w:ascii="Times New Roman" w:hAnsi="Times New Roman"/>
            <w:lang w:val="en-US" w:eastAsia="de-DE"/>
          </w:rPr>
          <w:delText>earch</w:delText>
        </w:r>
      </w:del>
      <w:r>
        <w:rPr>
          <w:rFonts w:ascii="Times New Roman" w:hAnsi="Times New Roman"/>
          <w:lang w:val="en-US" w:eastAsia="de-DE"/>
        </w:rPr>
        <w:t xml:space="preserve">. 2012;14: 343–352. </w:t>
      </w:r>
    </w:p>
    <w:p w14:paraId="53D2EC6E" w14:textId="2EAAF513"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23.</w:t>
      </w:r>
      <w:r>
        <w:rPr>
          <w:rFonts w:ascii="Times New Roman" w:hAnsi="Times New Roman"/>
          <w:lang w:val="en-US" w:eastAsia="de-DE"/>
        </w:rPr>
        <w:tab/>
        <w:t xml:space="preserve">Forster J, Hirst AG, Atkinson D. Warming-induced reductions in body size are greater in aquatic than terrestrial species. Proc Natl Acad Sci USA. </w:t>
      </w:r>
      <w:del w:id="93" w:author="jessica garzke" w:date="2019-03-25T13:29:00Z">
        <w:r w:rsidDel="00D63590">
          <w:rPr>
            <w:rFonts w:ascii="Times New Roman" w:hAnsi="Times New Roman"/>
            <w:lang w:val="en-US" w:eastAsia="de-DE"/>
          </w:rPr>
          <w:delText>2016</w:delText>
        </w:r>
      </w:del>
      <w:ins w:id="94" w:author="jessica garzke" w:date="2019-03-25T13:29:00Z">
        <w:r w:rsidR="00D63590">
          <w:rPr>
            <w:rFonts w:ascii="Times New Roman" w:hAnsi="Times New Roman"/>
            <w:lang w:val="en-US" w:eastAsia="de-DE"/>
          </w:rPr>
          <w:t>201</w:t>
        </w:r>
        <w:r w:rsidR="00D63590">
          <w:rPr>
            <w:rFonts w:ascii="Times New Roman" w:hAnsi="Times New Roman"/>
            <w:lang w:val="en-US" w:eastAsia="de-DE"/>
          </w:rPr>
          <w:t>2</w:t>
        </w:r>
      </w:ins>
      <w:r>
        <w:rPr>
          <w:rFonts w:ascii="Times New Roman" w:hAnsi="Times New Roman"/>
          <w:lang w:val="en-US" w:eastAsia="de-DE"/>
        </w:rPr>
        <w:t xml:space="preserve">;109: 19310–19314. </w:t>
      </w:r>
      <w:del w:id="95" w:author="jessica garzke" w:date="2019-03-25T13:29:00Z">
        <w:r w:rsidDel="00D63590">
          <w:rPr>
            <w:rFonts w:ascii="Times New Roman" w:hAnsi="Times New Roman"/>
            <w:lang w:val="en-US" w:eastAsia="de-DE"/>
          </w:rPr>
          <w:delText>doi:10.1073/pnas.1210460109</w:delText>
        </w:r>
      </w:del>
    </w:p>
    <w:p w14:paraId="5DC519AA" w14:textId="0440A86C"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24.</w:t>
      </w:r>
      <w:r>
        <w:rPr>
          <w:rFonts w:ascii="Times New Roman" w:hAnsi="Times New Roman"/>
          <w:lang w:val="en-US" w:eastAsia="de-DE"/>
        </w:rPr>
        <w:tab/>
        <w:t xml:space="preserve">Englund G, Öhlund G, Hein CL, Diehl S. Temperature dependence of the functional response. </w:t>
      </w:r>
      <w:proofErr w:type="spellStart"/>
      <w:r>
        <w:rPr>
          <w:rFonts w:ascii="Times New Roman" w:hAnsi="Times New Roman"/>
          <w:lang w:val="en-US" w:eastAsia="de-DE"/>
        </w:rPr>
        <w:t>Ecol</w:t>
      </w:r>
      <w:proofErr w:type="spellEnd"/>
      <w:del w:id="96" w:author="jessica garzke" w:date="2019-03-25T13:29:00Z">
        <w:r w:rsidDel="00D63590">
          <w:rPr>
            <w:rFonts w:ascii="Times New Roman" w:hAnsi="Times New Roman"/>
            <w:lang w:val="en-US" w:eastAsia="de-DE"/>
          </w:rPr>
          <w:delText>ogy</w:delText>
        </w:r>
      </w:del>
      <w:r>
        <w:rPr>
          <w:rFonts w:ascii="Times New Roman" w:hAnsi="Times New Roman"/>
          <w:lang w:val="en-US" w:eastAsia="de-DE"/>
        </w:rPr>
        <w:t xml:space="preserve"> Lett</w:t>
      </w:r>
      <w:del w:id="97" w:author="jessica garzke" w:date="2019-03-25T13:29:00Z">
        <w:r w:rsidDel="00D63590">
          <w:rPr>
            <w:rFonts w:ascii="Times New Roman" w:hAnsi="Times New Roman"/>
            <w:lang w:val="en-US" w:eastAsia="de-DE"/>
          </w:rPr>
          <w:delText>ers</w:delText>
        </w:r>
      </w:del>
      <w:r>
        <w:rPr>
          <w:rFonts w:ascii="Times New Roman" w:hAnsi="Times New Roman"/>
          <w:lang w:val="en-US" w:eastAsia="de-DE"/>
        </w:rPr>
        <w:t xml:space="preserve">. 2011;14: 914–921. </w:t>
      </w:r>
      <w:del w:id="98" w:author="jessica garzke" w:date="2019-03-25T13:29:00Z">
        <w:r w:rsidDel="00D63590">
          <w:rPr>
            <w:rFonts w:ascii="Times New Roman" w:hAnsi="Times New Roman"/>
            <w:lang w:val="en-US" w:eastAsia="de-DE"/>
          </w:rPr>
          <w:delText>doi:10.1111/j.1461-0248.2011.01661.x</w:delText>
        </w:r>
      </w:del>
    </w:p>
    <w:p w14:paraId="6D768990" w14:textId="5E7A082D"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25.</w:t>
      </w:r>
      <w:r>
        <w:rPr>
          <w:rFonts w:ascii="Times New Roman" w:hAnsi="Times New Roman"/>
          <w:lang w:val="en-US" w:eastAsia="de-DE"/>
        </w:rPr>
        <w:tab/>
        <w:t>Siegle MR, Taylor EB, O’Connor MI. Prior heat accumulation reduces survival during subsequent experimental heat waves. J</w:t>
      </w:r>
      <w:del w:id="99" w:author="jessica garzke" w:date="2019-03-25T13:32:00Z">
        <w:r w:rsidDel="00D63590">
          <w:rPr>
            <w:rFonts w:ascii="Times New Roman" w:hAnsi="Times New Roman"/>
            <w:lang w:val="en-US" w:eastAsia="de-DE"/>
          </w:rPr>
          <w:delText>ournal of</w:delText>
        </w:r>
      </w:del>
      <w:r>
        <w:rPr>
          <w:rFonts w:ascii="Times New Roman" w:hAnsi="Times New Roman"/>
          <w:lang w:val="en-US" w:eastAsia="de-DE"/>
        </w:rPr>
        <w:t xml:space="preserve"> </w:t>
      </w:r>
      <w:proofErr w:type="spellStart"/>
      <w:r>
        <w:rPr>
          <w:rFonts w:ascii="Times New Roman" w:hAnsi="Times New Roman"/>
          <w:lang w:val="en-US" w:eastAsia="de-DE"/>
        </w:rPr>
        <w:t>Exp</w:t>
      </w:r>
      <w:proofErr w:type="spellEnd"/>
      <w:del w:id="100" w:author="jessica garzke" w:date="2019-03-25T13:32:00Z">
        <w:r w:rsidDel="00D63590">
          <w:rPr>
            <w:rFonts w:ascii="Times New Roman" w:hAnsi="Times New Roman"/>
            <w:lang w:val="en-US" w:eastAsia="de-DE"/>
          </w:rPr>
          <w:delText>erimental</w:delText>
        </w:r>
      </w:del>
      <w:r>
        <w:rPr>
          <w:rFonts w:ascii="Times New Roman" w:hAnsi="Times New Roman"/>
          <w:lang w:val="en-US" w:eastAsia="de-DE"/>
        </w:rPr>
        <w:t xml:space="preserve"> Mar</w:t>
      </w:r>
      <w:del w:id="101" w:author="jessica garzke" w:date="2019-03-25T13:32:00Z">
        <w:r w:rsidDel="00D63590">
          <w:rPr>
            <w:rFonts w:ascii="Times New Roman" w:hAnsi="Times New Roman"/>
            <w:lang w:val="en-US" w:eastAsia="de-DE"/>
          </w:rPr>
          <w:delText>ine</w:delText>
        </w:r>
      </w:del>
      <w:r>
        <w:rPr>
          <w:rFonts w:ascii="Times New Roman" w:hAnsi="Times New Roman"/>
          <w:lang w:val="en-US" w:eastAsia="de-DE"/>
        </w:rPr>
        <w:t xml:space="preserve"> </w:t>
      </w:r>
      <w:proofErr w:type="spellStart"/>
      <w:r>
        <w:rPr>
          <w:rFonts w:ascii="Times New Roman" w:hAnsi="Times New Roman"/>
          <w:lang w:val="en-US" w:eastAsia="de-DE"/>
        </w:rPr>
        <w:t>Biol</w:t>
      </w:r>
      <w:proofErr w:type="spellEnd"/>
      <w:del w:id="102" w:author="jessica garzke" w:date="2019-03-25T13:32:00Z">
        <w:r w:rsidDel="00D63590">
          <w:rPr>
            <w:rFonts w:ascii="Times New Roman" w:hAnsi="Times New Roman"/>
            <w:lang w:val="en-US" w:eastAsia="de-DE"/>
          </w:rPr>
          <w:delText xml:space="preserve">ogy and </w:delText>
        </w:r>
      </w:del>
      <w:ins w:id="103" w:author="jessica garzke" w:date="2019-03-25T13:32:00Z">
        <w:r w:rsidR="00D63590">
          <w:rPr>
            <w:rFonts w:ascii="Times New Roman" w:hAnsi="Times New Roman"/>
            <w:lang w:val="en-US" w:eastAsia="de-DE"/>
          </w:rPr>
          <w:t xml:space="preserve"> </w:t>
        </w:r>
      </w:ins>
      <w:r>
        <w:rPr>
          <w:rFonts w:ascii="Times New Roman" w:hAnsi="Times New Roman"/>
          <w:lang w:val="en-US" w:eastAsia="de-DE"/>
        </w:rPr>
        <w:t>Ecol</w:t>
      </w:r>
      <w:del w:id="104" w:author="jessica garzke" w:date="2019-03-25T13:32:00Z">
        <w:r w:rsidDel="00D63590">
          <w:rPr>
            <w:rFonts w:ascii="Times New Roman" w:hAnsi="Times New Roman"/>
            <w:lang w:val="en-US" w:eastAsia="de-DE"/>
          </w:rPr>
          <w:delText>ogy. Elsevier;</w:delText>
        </w:r>
      </w:del>
      <w:ins w:id="105" w:author="jessica garzke" w:date="2019-03-25T13:32:00Z">
        <w:r w:rsidR="00D63590">
          <w:rPr>
            <w:rFonts w:ascii="Times New Roman" w:hAnsi="Times New Roman"/>
            <w:lang w:val="en-US" w:eastAsia="de-DE"/>
          </w:rPr>
          <w:t>.</w:t>
        </w:r>
      </w:ins>
      <w:r>
        <w:rPr>
          <w:rFonts w:ascii="Times New Roman" w:hAnsi="Times New Roman"/>
          <w:lang w:val="en-US" w:eastAsia="de-DE"/>
        </w:rPr>
        <w:t xml:space="preserve"> 2018;501: 109–117. </w:t>
      </w:r>
      <w:del w:id="106" w:author="jessica garzke" w:date="2019-03-25T13:32:00Z">
        <w:r w:rsidDel="00D63590">
          <w:rPr>
            <w:rFonts w:ascii="Times New Roman" w:hAnsi="Times New Roman"/>
            <w:lang w:val="en-US" w:eastAsia="de-DE"/>
          </w:rPr>
          <w:delText>doi:10.1016/j.jembe.2018.01.012</w:delText>
        </w:r>
      </w:del>
    </w:p>
    <w:p w14:paraId="77884E59" w14:textId="7800193A"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26.</w:t>
      </w:r>
      <w:r>
        <w:rPr>
          <w:rFonts w:ascii="Times New Roman" w:hAnsi="Times New Roman"/>
          <w:lang w:val="en-US" w:eastAsia="de-DE"/>
        </w:rPr>
        <w:tab/>
        <w:t xml:space="preserve">Dell AI, Pawar S, Savage VM. Systematic Variation in the Temperature Dependence of Physiological and Ecological Traits. </w:t>
      </w:r>
      <w:ins w:id="107" w:author="jessica garzke" w:date="2019-03-25T13:33:00Z">
        <w:r w:rsidR="00D63590">
          <w:rPr>
            <w:rFonts w:ascii="Times New Roman" w:hAnsi="Times New Roman"/>
            <w:lang w:val="en-US" w:eastAsia="de-DE"/>
          </w:rPr>
          <w:t>Proc</w:t>
        </w:r>
        <w:r w:rsidR="00613CC0">
          <w:rPr>
            <w:rFonts w:ascii="Times New Roman" w:hAnsi="Times New Roman"/>
            <w:lang w:val="en-US" w:eastAsia="de-DE"/>
          </w:rPr>
          <w:t xml:space="preserve"> Natl </w:t>
        </w:r>
        <w:proofErr w:type="spellStart"/>
        <w:r w:rsidR="00613CC0">
          <w:rPr>
            <w:rFonts w:ascii="Times New Roman" w:hAnsi="Times New Roman"/>
            <w:lang w:val="en-US" w:eastAsia="de-DE"/>
          </w:rPr>
          <w:t>Acad</w:t>
        </w:r>
        <w:proofErr w:type="spellEnd"/>
        <w:r w:rsidR="00613CC0">
          <w:rPr>
            <w:rFonts w:ascii="Times New Roman" w:hAnsi="Times New Roman"/>
            <w:lang w:val="en-US" w:eastAsia="de-DE"/>
          </w:rPr>
          <w:t xml:space="preserve"> Sci USA</w:t>
        </w:r>
      </w:ins>
      <w:ins w:id="108" w:author="jessica garzke" w:date="2019-03-25T13:34:00Z">
        <w:r w:rsidR="00613CC0">
          <w:rPr>
            <w:rFonts w:ascii="Times New Roman" w:hAnsi="Times New Roman"/>
            <w:lang w:val="en-US" w:eastAsia="de-DE"/>
          </w:rPr>
          <w:t xml:space="preserve">. </w:t>
        </w:r>
      </w:ins>
      <w:r>
        <w:rPr>
          <w:rFonts w:ascii="Times New Roman" w:hAnsi="Times New Roman"/>
          <w:lang w:val="en-US" w:eastAsia="de-DE"/>
        </w:rPr>
        <w:t>2011</w:t>
      </w:r>
      <w:ins w:id="109" w:author="jessica garzke" w:date="2019-03-25T13:34:00Z">
        <w:r w:rsidR="00613CC0">
          <w:rPr>
            <w:rFonts w:ascii="Times New Roman" w:hAnsi="Times New Roman"/>
            <w:lang w:val="en-US" w:eastAsia="de-DE"/>
          </w:rPr>
          <w:t>;108</w:t>
        </w:r>
      </w:ins>
      <w:ins w:id="110" w:author="jessica garzke" w:date="2019-03-25T14:20:00Z">
        <w:r w:rsidR="00E066E1">
          <w:rPr>
            <w:rFonts w:ascii="Times New Roman" w:hAnsi="Times New Roman"/>
            <w:lang w:val="en-US" w:eastAsia="de-DE"/>
          </w:rPr>
          <w:t>:</w:t>
        </w:r>
      </w:ins>
      <w:ins w:id="111" w:author="jessica garzke" w:date="2019-03-25T13:34:00Z">
        <w:r w:rsidR="00613CC0">
          <w:rPr>
            <w:rFonts w:ascii="Times New Roman" w:hAnsi="Times New Roman"/>
            <w:lang w:val="en-US" w:eastAsia="de-DE"/>
          </w:rPr>
          <w:t xml:space="preserve"> 10591-10596</w:t>
        </w:r>
      </w:ins>
      <w:del w:id="112" w:author="jessica garzke" w:date="2019-03-25T13:34:00Z">
        <w:r w:rsidDel="00613CC0">
          <w:rPr>
            <w:rFonts w:ascii="Times New Roman" w:hAnsi="Times New Roman"/>
            <w:lang w:val="en-US" w:eastAsia="de-DE"/>
          </w:rPr>
          <w:delText xml:space="preserve"> May pp. 1–64</w:delText>
        </w:r>
      </w:del>
      <w:r>
        <w:rPr>
          <w:rFonts w:ascii="Times New Roman" w:hAnsi="Times New Roman"/>
          <w:lang w:val="en-US" w:eastAsia="de-DE"/>
        </w:rPr>
        <w:t xml:space="preserve">. </w:t>
      </w:r>
    </w:p>
    <w:p w14:paraId="4332A20B" w14:textId="6D28F30E"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27.</w:t>
      </w:r>
      <w:r>
        <w:rPr>
          <w:rFonts w:ascii="Times New Roman" w:hAnsi="Times New Roman"/>
          <w:lang w:val="en-US" w:eastAsia="de-DE"/>
        </w:rPr>
        <w:tab/>
        <w:t>Sentis A, Ramon-Portugal F, Brodeur J, Hemptinne J-L. The smell of change: warming affects species interactions mediated by chemical information. Glob</w:t>
      </w:r>
      <w:del w:id="113" w:author="jessica garzke" w:date="2019-03-25T13:36:00Z">
        <w:r w:rsidDel="00613CC0">
          <w:rPr>
            <w:rFonts w:ascii="Times New Roman" w:hAnsi="Times New Roman"/>
            <w:lang w:val="en-US" w:eastAsia="de-DE"/>
          </w:rPr>
          <w:delText>al</w:delText>
        </w:r>
      </w:del>
      <w:r>
        <w:rPr>
          <w:rFonts w:ascii="Times New Roman" w:hAnsi="Times New Roman"/>
          <w:lang w:val="en-US" w:eastAsia="de-DE"/>
        </w:rPr>
        <w:t xml:space="preserve"> Change Biol. 2015;21: 3586–3594. </w:t>
      </w:r>
      <w:del w:id="114" w:author="jessica garzke" w:date="2019-03-25T13:36:00Z">
        <w:r w:rsidDel="00613CC0">
          <w:rPr>
            <w:rFonts w:ascii="Times New Roman" w:hAnsi="Times New Roman"/>
            <w:lang w:val="en-US" w:eastAsia="de-DE"/>
          </w:rPr>
          <w:delText>doi:10.1111/gcb.12932</w:delText>
        </w:r>
      </w:del>
    </w:p>
    <w:p w14:paraId="087F67A0" w14:textId="0B64FC22"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28.</w:t>
      </w:r>
      <w:r>
        <w:rPr>
          <w:rFonts w:ascii="Times New Roman" w:hAnsi="Times New Roman"/>
          <w:lang w:val="en-US" w:eastAsia="de-DE"/>
        </w:rPr>
        <w:tab/>
        <w:t>Sentis A, Binzer A, Boukal DS. Temperature-size responses alter food chain persistence across environmental gradients.</w:t>
      </w:r>
      <w:del w:id="115" w:author="jessica garzke" w:date="2019-03-25T13:37:00Z">
        <w:r w:rsidDel="00E066E1">
          <w:rPr>
            <w:rFonts w:ascii="Times New Roman" w:hAnsi="Times New Roman"/>
            <w:lang w:val="en-US" w:eastAsia="de-DE"/>
          </w:rPr>
          <w:delText xml:space="preserve"> Vasseur D, editor.</w:delText>
        </w:r>
      </w:del>
      <w:r>
        <w:rPr>
          <w:rFonts w:ascii="Times New Roman" w:hAnsi="Times New Roman"/>
          <w:lang w:val="en-US" w:eastAsia="de-DE"/>
        </w:rPr>
        <w:t xml:space="preserve"> </w:t>
      </w:r>
      <w:proofErr w:type="spellStart"/>
      <w:r>
        <w:rPr>
          <w:rFonts w:ascii="Times New Roman" w:hAnsi="Times New Roman"/>
          <w:lang w:val="en-US" w:eastAsia="de-DE"/>
        </w:rPr>
        <w:t>Ecol</w:t>
      </w:r>
      <w:proofErr w:type="spellEnd"/>
      <w:del w:id="116" w:author="jessica garzke" w:date="2019-03-25T13:37:00Z">
        <w:r w:rsidDel="00E066E1">
          <w:rPr>
            <w:rFonts w:ascii="Times New Roman" w:hAnsi="Times New Roman"/>
            <w:lang w:val="en-US" w:eastAsia="de-DE"/>
          </w:rPr>
          <w:delText>ogy</w:delText>
        </w:r>
      </w:del>
      <w:r>
        <w:rPr>
          <w:rFonts w:ascii="Times New Roman" w:hAnsi="Times New Roman"/>
          <w:lang w:val="en-US" w:eastAsia="de-DE"/>
        </w:rPr>
        <w:t xml:space="preserve"> Lett</w:t>
      </w:r>
      <w:del w:id="117" w:author="jessica garzke" w:date="2019-03-25T13:37:00Z">
        <w:r w:rsidDel="00E066E1">
          <w:rPr>
            <w:rFonts w:ascii="Times New Roman" w:hAnsi="Times New Roman"/>
            <w:lang w:val="en-US" w:eastAsia="de-DE"/>
          </w:rPr>
          <w:delText>ers</w:delText>
        </w:r>
      </w:del>
      <w:r>
        <w:rPr>
          <w:rFonts w:ascii="Times New Roman" w:hAnsi="Times New Roman"/>
          <w:lang w:val="en-US" w:eastAsia="de-DE"/>
        </w:rPr>
        <w:t xml:space="preserve">. 2017;20: 852–862. </w:t>
      </w:r>
      <w:del w:id="118" w:author="jessica garzke" w:date="2019-03-25T13:37:00Z">
        <w:r w:rsidDel="00E066E1">
          <w:rPr>
            <w:rFonts w:ascii="Times New Roman" w:hAnsi="Times New Roman"/>
            <w:lang w:val="en-US" w:eastAsia="de-DE"/>
          </w:rPr>
          <w:delText>doi:10.1111/ele.12779</w:delText>
        </w:r>
      </w:del>
    </w:p>
    <w:p w14:paraId="1AB7209F" w14:textId="7ABA047B"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29.</w:t>
      </w:r>
      <w:r>
        <w:rPr>
          <w:rFonts w:ascii="Times New Roman" w:hAnsi="Times New Roman"/>
          <w:lang w:val="en-US" w:eastAsia="de-DE"/>
        </w:rPr>
        <w:tab/>
        <w:t xml:space="preserve">Kratina P, Greig HS, Thompson PL, Carvalho-Pereira TSA, Shurin JB. Warming modifies trophic cascades and eutrophication in experimental freshwater communities. Ecology. </w:t>
      </w:r>
      <w:ins w:id="119" w:author="jessica garzke" w:date="2019-03-25T14:22:00Z">
        <w:r w:rsidR="00BA5B48">
          <w:rPr>
            <w:rFonts w:ascii="Times New Roman" w:hAnsi="Times New Roman"/>
            <w:lang w:val="en-US" w:eastAsia="de-DE"/>
          </w:rPr>
          <w:t>2</w:t>
        </w:r>
      </w:ins>
      <w:del w:id="120" w:author="jessica garzke" w:date="2019-03-25T14:22:00Z">
        <w:r w:rsidDel="00BA5B48">
          <w:rPr>
            <w:rFonts w:ascii="Times New Roman" w:hAnsi="Times New Roman"/>
            <w:lang w:val="en-US" w:eastAsia="de-DE"/>
          </w:rPr>
          <w:delText>John Wiley &amp; Sons, Ltd; 2</w:delText>
        </w:r>
      </w:del>
      <w:r>
        <w:rPr>
          <w:rFonts w:ascii="Times New Roman" w:hAnsi="Times New Roman"/>
          <w:lang w:val="en-US" w:eastAsia="de-DE"/>
        </w:rPr>
        <w:t xml:space="preserve">012;93: 1421–1430. </w:t>
      </w:r>
      <w:del w:id="121" w:author="jessica garzke" w:date="2019-03-25T14:22:00Z">
        <w:r w:rsidDel="00BA5B48">
          <w:rPr>
            <w:rFonts w:ascii="Times New Roman" w:hAnsi="Times New Roman"/>
            <w:lang w:val="en-US" w:eastAsia="de-DE"/>
          </w:rPr>
          <w:delText>doi:10.1890/11-1595.1</w:delText>
        </w:r>
      </w:del>
    </w:p>
    <w:p w14:paraId="7E6B2FC7" w14:textId="24FE11FB"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30.</w:t>
      </w:r>
      <w:r>
        <w:rPr>
          <w:rFonts w:ascii="Times New Roman" w:hAnsi="Times New Roman"/>
          <w:lang w:val="en-US" w:eastAsia="de-DE"/>
        </w:rPr>
        <w:tab/>
        <w:t>Atwood TB, Hammill E, Greig HS, Kratina P, Shurin JB, Srivastava DS, et al. Predator-induced reduction of freshwater carbon dioxide emissions. Nat</w:t>
      </w:r>
      <w:del w:id="122" w:author="jessica garzke" w:date="2019-03-25T14:23:00Z">
        <w:r w:rsidDel="00BA5B48">
          <w:rPr>
            <w:rFonts w:ascii="Times New Roman" w:hAnsi="Times New Roman"/>
            <w:lang w:val="en-US" w:eastAsia="de-DE"/>
          </w:rPr>
          <w:delText>ure</w:delText>
        </w:r>
      </w:del>
      <w:r>
        <w:rPr>
          <w:rFonts w:ascii="Times New Roman" w:hAnsi="Times New Roman"/>
          <w:lang w:val="en-US" w:eastAsia="de-DE"/>
        </w:rPr>
        <w:t xml:space="preserve"> </w:t>
      </w:r>
      <w:proofErr w:type="spellStart"/>
      <w:r>
        <w:rPr>
          <w:rFonts w:ascii="Times New Roman" w:hAnsi="Times New Roman"/>
          <w:lang w:val="en-US" w:eastAsia="de-DE"/>
        </w:rPr>
        <w:t>Geosci</w:t>
      </w:r>
      <w:proofErr w:type="spellEnd"/>
      <w:del w:id="123" w:author="jessica garzke" w:date="2019-03-25T14:24:00Z">
        <w:r w:rsidDel="00BA5B48">
          <w:rPr>
            <w:rFonts w:ascii="Times New Roman" w:hAnsi="Times New Roman"/>
            <w:lang w:val="en-US" w:eastAsia="de-DE"/>
          </w:rPr>
          <w:delText>ence</w:delText>
        </w:r>
      </w:del>
      <w:r>
        <w:rPr>
          <w:rFonts w:ascii="Times New Roman" w:hAnsi="Times New Roman"/>
          <w:lang w:val="en-US" w:eastAsia="de-DE"/>
        </w:rPr>
        <w:t xml:space="preserve">. </w:t>
      </w:r>
      <w:del w:id="124" w:author="jessica garzke" w:date="2019-03-25T14:24:00Z">
        <w:r w:rsidDel="00BA5B48">
          <w:rPr>
            <w:rFonts w:ascii="Times New Roman" w:hAnsi="Times New Roman"/>
            <w:lang w:val="en-US" w:eastAsia="de-DE"/>
          </w:rPr>
          <w:delText xml:space="preserve">Nature Publishing Group; </w:delText>
        </w:r>
      </w:del>
      <w:r>
        <w:rPr>
          <w:rFonts w:ascii="Times New Roman" w:hAnsi="Times New Roman"/>
          <w:lang w:val="en-US" w:eastAsia="de-DE"/>
        </w:rPr>
        <w:t xml:space="preserve">2013;6: 191–194. </w:t>
      </w:r>
      <w:del w:id="125" w:author="jessica garzke" w:date="2019-03-25T14:24:00Z">
        <w:r w:rsidDel="00BA5B48">
          <w:rPr>
            <w:rFonts w:ascii="Times New Roman" w:hAnsi="Times New Roman"/>
            <w:lang w:val="en-US" w:eastAsia="de-DE"/>
          </w:rPr>
          <w:delText>doi:10.1038/ngeo1734</w:delText>
        </w:r>
      </w:del>
    </w:p>
    <w:p w14:paraId="7114D216" w14:textId="574F8A9A"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31.</w:t>
      </w:r>
      <w:r>
        <w:rPr>
          <w:rFonts w:ascii="Times New Roman" w:hAnsi="Times New Roman"/>
          <w:lang w:val="en-US" w:eastAsia="de-DE"/>
        </w:rPr>
        <w:tab/>
        <w:t>Barton BT, Beckerman AP, Schmitz OJ. Climate warming strengthens indirect interactions in an old</w:t>
      </w:r>
      <w:r>
        <w:rPr>
          <w:rFonts w:ascii="Cambria Math" w:hAnsi="Cambria Math" w:cs="Cambria Math"/>
          <w:lang w:val="en-US" w:eastAsia="de-DE"/>
        </w:rPr>
        <w:t>‐</w:t>
      </w:r>
      <w:r>
        <w:rPr>
          <w:rFonts w:ascii="Times New Roman" w:hAnsi="Times New Roman"/>
          <w:lang w:val="en-US" w:eastAsia="de-DE"/>
        </w:rPr>
        <w:t xml:space="preserve">field food web. Ecology. 2009;90: 2346–2351. </w:t>
      </w:r>
      <w:del w:id="126" w:author="jessica garzke" w:date="2019-03-25T14:25:00Z">
        <w:r w:rsidDel="00BA5B48">
          <w:rPr>
            <w:rFonts w:ascii="Times New Roman" w:hAnsi="Times New Roman"/>
            <w:lang w:val="en-US" w:eastAsia="de-DE"/>
          </w:rPr>
          <w:delText>doi:10.1890/08-2254.1</w:delText>
        </w:r>
      </w:del>
    </w:p>
    <w:p w14:paraId="46CC8C4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32.</w:t>
      </w:r>
      <w:r>
        <w:rPr>
          <w:rFonts w:ascii="Times New Roman" w:hAnsi="Times New Roman"/>
          <w:lang w:val="en-US" w:eastAsia="de-DE"/>
        </w:rPr>
        <w:tab/>
        <w:t xml:space="preserve">Schindler DE, Carpenter SR, Cole JJ, Kitchell JF, Pace ML. Influence of food web structure on carbon exchange between lakes and the atmosphere. Science. 1997;277: 248–251. </w:t>
      </w:r>
    </w:p>
    <w:p w14:paraId="302F5EFC" w14:textId="2CC895D8"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33.</w:t>
      </w:r>
      <w:r>
        <w:rPr>
          <w:rFonts w:ascii="Times New Roman" w:hAnsi="Times New Roman"/>
          <w:lang w:val="en-US" w:eastAsia="de-DE"/>
        </w:rPr>
        <w:tab/>
        <w:t xml:space="preserve">Polis GA, Sears ALW, Huxel GR, Strong DR, Maron J. When is a trophic cascade a trophic cascade? Trends </w:t>
      </w:r>
      <w:del w:id="127" w:author="jessica garzke" w:date="2019-03-25T14:27:00Z">
        <w:r w:rsidDel="00BA5B48">
          <w:rPr>
            <w:rFonts w:ascii="Times New Roman" w:hAnsi="Times New Roman"/>
            <w:lang w:val="en-US" w:eastAsia="de-DE"/>
          </w:rPr>
          <w:delText xml:space="preserve">in </w:delText>
        </w:r>
      </w:del>
      <w:proofErr w:type="spellStart"/>
      <w:r>
        <w:rPr>
          <w:rFonts w:ascii="Times New Roman" w:hAnsi="Times New Roman"/>
          <w:lang w:val="en-US" w:eastAsia="de-DE"/>
        </w:rPr>
        <w:t>Ecol</w:t>
      </w:r>
      <w:proofErr w:type="spellEnd"/>
      <w:del w:id="128" w:author="jessica garzke" w:date="2019-03-25T14:27:00Z">
        <w:r w:rsidDel="00BA5B48">
          <w:rPr>
            <w:rFonts w:ascii="Times New Roman" w:hAnsi="Times New Roman"/>
            <w:lang w:val="en-US" w:eastAsia="de-DE"/>
          </w:rPr>
          <w:delText>ogy &amp;</w:delText>
        </w:r>
      </w:del>
      <w:r>
        <w:rPr>
          <w:rFonts w:ascii="Times New Roman" w:hAnsi="Times New Roman"/>
          <w:lang w:val="en-US" w:eastAsia="de-DE"/>
        </w:rPr>
        <w:t xml:space="preserve"> </w:t>
      </w:r>
      <w:proofErr w:type="spellStart"/>
      <w:r>
        <w:rPr>
          <w:rFonts w:ascii="Times New Roman" w:hAnsi="Times New Roman"/>
          <w:lang w:val="en-US" w:eastAsia="de-DE"/>
        </w:rPr>
        <w:t>Evol</w:t>
      </w:r>
      <w:proofErr w:type="spellEnd"/>
      <w:del w:id="129" w:author="jessica garzke" w:date="2019-03-25T14:27:00Z">
        <w:r w:rsidDel="00BA5B48">
          <w:rPr>
            <w:rFonts w:ascii="Times New Roman" w:hAnsi="Times New Roman"/>
            <w:lang w:val="en-US" w:eastAsia="de-DE"/>
          </w:rPr>
          <w:delText>ution</w:delText>
        </w:r>
      </w:del>
      <w:r>
        <w:rPr>
          <w:rFonts w:ascii="Times New Roman" w:hAnsi="Times New Roman"/>
          <w:lang w:val="en-US" w:eastAsia="de-DE"/>
        </w:rPr>
        <w:t xml:space="preserve">. 2000;15: 473–475. </w:t>
      </w:r>
    </w:p>
    <w:p w14:paraId="245BAA70" w14:textId="4490243E"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34.</w:t>
      </w:r>
      <w:r>
        <w:rPr>
          <w:rFonts w:ascii="Times New Roman" w:hAnsi="Times New Roman"/>
          <w:lang w:val="en-US" w:eastAsia="de-DE"/>
        </w:rPr>
        <w:tab/>
        <w:t xml:space="preserve">DeLong JP, Gilbert B, Shurin JB, Savage VM, Barton BT, Clements CF, et al. The Body Size Dependence of Trophic Cascades. </w:t>
      </w:r>
      <w:del w:id="130" w:author="jessica garzke" w:date="2019-03-25T14:28:00Z">
        <w:r w:rsidDel="00BA5B48">
          <w:rPr>
            <w:rFonts w:ascii="Times New Roman" w:hAnsi="Times New Roman"/>
            <w:lang w:val="en-US" w:eastAsia="de-DE"/>
          </w:rPr>
          <w:delText xml:space="preserve">The </w:delText>
        </w:r>
      </w:del>
      <w:r>
        <w:rPr>
          <w:rFonts w:ascii="Times New Roman" w:hAnsi="Times New Roman"/>
          <w:lang w:val="en-US" w:eastAsia="de-DE"/>
        </w:rPr>
        <w:t>Am</w:t>
      </w:r>
      <w:del w:id="131" w:author="jessica garzke" w:date="2019-03-25T14:28:00Z">
        <w:r w:rsidDel="00BA5B48">
          <w:rPr>
            <w:rFonts w:ascii="Times New Roman" w:hAnsi="Times New Roman"/>
            <w:lang w:val="en-US" w:eastAsia="de-DE"/>
          </w:rPr>
          <w:delText>erican</w:delText>
        </w:r>
      </w:del>
      <w:r>
        <w:rPr>
          <w:rFonts w:ascii="Times New Roman" w:hAnsi="Times New Roman"/>
          <w:lang w:val="en-US" w:eastAsia="de-DE"/>
        </w:rPr>
        <w:t xml:space="preserve"> Nat</w:t>
      </w:r>
      <w:del w:id="132" w:author="jessica garzke" w:date="2019-03-25T14:29:00Z">
        <w:r w:rsidDel="00BA5B48">
          <w:rPr>
            <w:rFonts w:ascii="Times New Roman" w:hAnsi="Times New Roman"/>
            <w:lang w:val="en-US" w:eastAsia="de-DE"/>
          </w:rPr>
          <w:delText>uralist</w:delText>
        </w:r>
      </w:del>
      <w:r>
        <w:rPr>
          <w:rFonts w:ascii="Times New Roman" w:hAnsi="Times New Roman"/>
          <w:lang w:val="en-US" w:eastAsia="de-DE"/>
        </w:rPr>
        <w:t xml:space="preserve">. 2015;185: 354–366. </w:t>
      </w:r>
      <w:del w:id="133" w:author="jessica garzke" w:date="2019-03-25T14:29:00Z">
        <w:r w:rsidDel="00BA5B48">
          <w:rPr>
            <w:rFonts w:ascii="Times New Roman" w:hAnsi="Times New Roman"/>
            <w:lang w:val="en-US" w:eastAsia="de-DE"/>
          </w:rPr>
          <w:delText>doi:10.1086/679735</w:delText>
        </w:r>
      </w:del>
    </w:p>
    <w:p w14:paraId="6BA649B3" w14:textId="6EE954C9"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35.</w:t>
      </w:r>
      <w:r>
        <w:rPr>
          <w:rFonts w:ascii="Times New Roman" w:hAnsi="Times New Roman"/>
          <w:lang w:val="en-US" w:eastAsia="de-DE"/>
        </w:rPr>
        <w:tab/>
        <w:t xml:space="preserve">Estes JA, Terborgh J, Brashares JS, Power ME, Berger J, Bond WJ, et al. Trophic Downgrading of Planet Earth. Science. 2011;333: 301–306. </w:t>
      </w:r>
      <w:del w:id="134" w:author="jessica garzke" w:date="2019-03-25T14:32:00Z">
        <w:r w:rsidDel="00BA5B48">
          <w:rPr>
            <w:rFonts w:ascii="Times New Roman" w:hAnsi="Times New Roman"/>
            <w:lang w:val="en-US" w:eastAsia="de-DE"/>
          </w:rPr>
          <w:delText>d</w:delText>
        </w:r>
      </w:del>
      <w:del w:id="135" w:author="jessica garzke" w:date="2019-03-25T14:29:00Z">
        <w:r w:rsidDel="00BA5B48">
          <w:rPr>
            <w:rFonts w:ascii="Times New Roman" w:hAnsi="Times New Roman"/>
            <w:lang w:val="en-US" w:eastAsia="de-DE"/>
          </w:rPr>
          <w:delText>oi:10.1126/science.1205106</w:delText>
        </w:r>
      </w:del>
    </w:p>
    <w:p w14:paraId="65664F03" w14:textId="34AA3EC0"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36.</w:t>
      </w:r>
      <w:r>
        <w:rPr>
          <w:rFonts w:ascii="Times New Roman" w:hAnsi="Times New Roman"/>
          <w:lang w:val="en-US" w:eastAsia="de-DE"/>
        </w:rPr>
        <w:tab/>
        <w:t>Atwood TB, Hammill E, Kratina P, Greig HS, Shurin JB, Richardson JS. Warming alters food web-driven changes in the CO</w:t>
      </w:r>
      <w:r w:rsidRPr="00BA5B48">
        <w:rPr>
          <w:rFonts w:ascii="Times New Roman" w:hAnsi="Times New Roman"/>
          <w:vertAlign w:val="subscript"/>
          <w:lang w:val="en-US" w:eastAsia="de-DE"/>
          <w:rPrChange w:id="136" w:author="jessica garzke" w:date="2019-03-25T14:32:00Z">
            <w:rPr>
              <w:rFonts w:ascii="Times New Roman" w:hAnsi="Times New Roman"/>
              <w:lang w:val="en-US" w:eastAsia="de-DE"/>
            </w:rPr>
          </w:rPrChange>
        </w:rPr>
        <w:t>2</w:t>
      </w:r>
      <w:r>
        <w:rPr>
          <w:rFonts w:ascii="Times New Roman" w:hAnsi="Times New Roman"/>
          <w:lang w:val="en-US" w:eastAsia="de-DE"/>
        </w:rPr>
        <w:t xml:space="preserve"> flux of experimental pond ecosystems. </w:t>
      </w:r>
      <w:proofErr w:type="spellStart"/>
      <w:r>
        <w:rPr>
          <w:rFonts w:ascii="Times New Roman" w:hAnsi="Times New Roman"/>
          <w:lang w:val="en-US" w:eastAsia="de-DE"/>
        </w:rPr>
        <w:t>Biol</w:t>
      </w:r>
      <w:proofErr w:type="spellEnd"/>
      <w:del w:id="137" w:author="jessica garzke" w:date="2019-03-25T14:29:00Z">
        <w:r w:rsidDel="00BA5B48">
          <w:rPr>
            <w:rFonts w:ascii="Times New Roman" w:hAnsi="Times New Roman"/>
            <w:lang w:val="en-US" w:eastAsia="de-DE"/>
          </w:rPr>
          <w:delText>ogy</w:delText>
        </w:r>
      </w:del>
      <w:r>
        <w:rPr>
          <w:rFonts w:ascii="Times New Roman" w:hAnsi="Times New Roman"/>
          <w:lang w:val="en-US" w:eastAsia="de-DE"/>
        </w:rPr>
        <w:t xml:space="preserve"> Lett</w:t>
      </w:r>
      <w:del w:id="138" w:author="jessica garzke" w:date="2019-03-25T14:29:00Z">
        <w:r w:rsidDel="00BA5B48">
          <w:rPr>
            <w:rFonts w:ascii="Times New Roman" w:hAnsi="Times New Roman"/>
            <w:lang w:val="en-US" w:eastAsia="de-DE"/>
          </w:rPr>
          <w:delText>ers</w:delText>
        </w:r>
      </w:del>
      <w:r>
        <w:rPr>
          <w:rFonts w:ascii="Times New Roman" w:hAnsi="Times New Roman"/>
          <w:lang w:val="en-US" w:eastAsia="de-DE"/>
        </w:rPr>
        <w:t>. 2015;11</w:t>
      </w:r>
      <w:del w:id="139" w:author="jessica garzke" w:date="2019-03-25T14:33:00Z">
        <w:r w:rsidDel="00BA5B48">
          <w:rPr>
            <w:rFonts w:ascii="Times New Roman" w:hAnsi="Times New Roman"/>
            <w:lang w:val="en-US" w:eastAsia="de-DE"/>
          </w:rPr>
          <w:delText>: 20150785</w:delText>
        </w:r>
      </w:del>
      <w:r>
        <w:rPr>
          <w:rFonts w:ascii="Times New Roman" w:hAnsi="Times New Roman"/>
          <w:lang w:val="en-US" w:eastAsia="de-DE"/>
        </w:rPr>
        <w:t xml:space="preserve">. </w:t>
      </w:r>
      <w:del w:id="140" w:author="jessica garzke" w:date="2019-03-25T14:29:00Z">
        <w:r w:rsidDel="00BA5B48">
          <w:rPr>
            <w:rFonts w:ascii="Times New Roman" w:hAnsi="Times New Roman"/>
            <w:lang w:val="en-US" w:eastAsia="de-DE"/>
          </w:rPr>
          <w:delText>doi:10.1098/rsbl.2015.0785</w:delText>
        </w:r>
      </w:del>
    </w:p>
    <w:p w14:paraId="20F21104"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37.</w:t>
      </w:r>
      <w:r>
        <w:rPr>
          <w:rFonts w:ascii="Times New Roman" w:hAnsi="Times New Roman"/>
          <w:lang w:val="en-US" w:eastAsia="de-DE"/>
        </w:rPr>
        <w:tab/>
        <w:t xml:space="preserve">Brown JH, Gillooly JF, Allen AP, Savage VM, West GB. Toward a Metabolic Theory of Ecology. Ecology. 2004;85: 1771–1789. </w:t>
      </w:r>
    </w:p>
    <w:p w14:paraId="018381A7" w14:textId="6EA0CF65"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38.</w:t>
      </w:r>
      <w:r>
        <w:rPr>
          <w:rFonts w:ascii="Times New Roman" w:hAnsi="Times New Roman"/>
          <w:lang w:val="en-US" w:eastAsia="de-DE"/>
        </w:rPr>
        <w:tab/>
        <w:t xml:space="preserve">Price CA, Weitz JS, Savage VM, Stegen J, Clarke A, Coomes DA, et al. Testing the metabolic theory of ecology. </w:t>
      </w:r>
      <w:proofErr w:type="spellStart"/>
      <w:r>
        <w:rPr>
          <w:rFonts w:ascii="Times New Roman" w:hAnsi="Times New Roman"/>
          <w:lang w:val="en-US" w:eastAsia="de-DE"/>
        </w:rPr>
        <w:t>Ecol</w:t>
      </w:r>
      <w:proofErr w:type="spellEnd"/>
      <w:del w:id="141" w:author="jessica garzke" w:date="2019-03-25T14:35:00Z">
        <w:r w:rsidDel="00BA5B48">
          <w:rPr>
            <w:rFonts w:ascii="Times New Roman" w:hAnsi="Times New Roman"/>
            <w:lang w:val="en-US" w:eastAsia="de-DE"/>
          </w:rPr>
          <w:delText>ogy</w:delText>
        </w:r>
      </w:del>
      <w:r>
        <w:rPr>
          <w:rFonts w:ascii="Times New Roman" w:hAnsi="Times New Roman"/>
          <w:lang w:val="en-US" w:eastAsia="de-DE"/>
        </w:rPr>
        <w:t xml:space="preserve"> Lett</w:t>
      </w:r>
      <w:del w:id="142" w:author="jessica garzke" w:date="2019-03-25T14:35:00Z">
        <w:r w:rsidDel="00BA5B48">
          <w:rPr>
            <w:rFonts w:ascii="Times New Roman" w:hAnsi="Times New Roman"/>
            <w:lang w:val="en-US" w:eastAsia="de-DE"/>
          </w:rPr>
          <w:delText>ers</w:delText>
        </w:r>
      </w:del>
      <w:r>
        <w:rPr>
          <w:rFonts w:ascii="Times New Roman" w:hAnsi="Times New Roman"/>
          <w:lang w:val="en-US" w:eastAsia="de-DE"/>
        </w:rPr>
        <w:t>. 2012;</w:t>
      </w:r>
      <w:ins w:id="143" w:author="jessica garzke" w:date="2019-03-25T14:35:00Z">
        <w:r w:rsidR="00BA5B48">
          <w:rPr>
            <w:rFonts w:ascii="Times New Roman" w:hAnsi="Times New Roman"/>
            <w:lang w:val="en-US" w:eastAsia="de-DE"/>
          </w:rPr>
          <w:t>15</w:t>
        </w:r>
      </w:ins>
      <w:r>
        <w:rPr>
          <w:rFonts w:ascii="Times New Roman" w:hAnsi="Times New Roman"/>
          <w:lang w:val="en-US" w:eastAsia="de-DE"/>
        </w:rPr>
        <w:t xml:space="preserve">: </w:t>
      </w:r>
      <w:del w:id="144" w:author="jessica garzke" w:date="2019-03-25T14:35:00Z">
        <w:r w:rsidDel="00BA5B48">
          <w:rPr>
            <w:rFonts w:ascii="Times New Roman" w:hAnsi="Times New Roman"/>
            <w:lang w:val="en-US" w:eastAsia="de-DE"/>
          </w:rPr>
          <w:delText>1–10</w:delText>
        </w:r>
      </w:del>
      <w:ins w:id="145" w:author="jessica garzke" w:date="2019-03-25T14:35:00Z">
        <w:r w:rsidR="00BA5B48">
          <w:rPr>
            <w:rFonts w:ascii="Times New Roman" w:hAnsi="Times New Roman"/>
            <w:lang w:val="en-US" w:eastAsia="de-DE"/>
          </w:rPr>
          <w:t>1465-1474</w:t>
        </w:r>
      </w:ins>
      <w:r>
        <w:rPr>
          <w:rFonts w:ascii="Times New Roman" w:hAnsi="Times New Roman"/>
          <w:lang w:val="en-US" w:eastAsia="de-DE"/>
        </w:rPr>
        <w:t xml:space="preserve">. </w:t>
      </w:r>
      <w:del w:id="146" w:author="jessica garzke" w:date="2019-03-25T14:35:00Z">
        <w:r w:rsidDel="00BA5B48">
          <w:rPr>
            <w:rFonts w:ascii="Times New Roman" w:hAnsi="Times New Roman"/>
            <w:lang w:val="en-US" w:eastAsia="de-DE"/>
          </w:rPr>
          <w:delText>doi:10.1111/j.1461-0248.2012.01860.x</w:delText>
        </w:r>
      </w:del>
    </w:p>
    <w:p w14:paraId="2D1183D0" w14:textId="7CA9CC3E"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39.</w:t>
      </w:r>
      <w:r>
        <w:rPr>
          <w:rFonts w:ascii="Times New Roman" w:hAnsi="Times New Roman"/>
          <w:lang w:val="en-US" w:eastAsia="de-DE"/>
        </w:rPr>
        <w:tab/>
        <w:t xml:space="preserve">Bernhardt JR, Sunday JM, O’Connor MI. Metabolic Theory and the Temperature-Size Rule Explain the Temperature Dependence of Population Carrying Capacity. </w:t>
      </w:r>
      <w:del w:id="147" w:author="jessica garzke" w:date="2019-03-25T14:36:00Z">
        <w:r w:rsidDel="00BA5B48">
          <w:rPr>
            <w:rFonts w:ascii="Times New Roman" w:hAnsi="Times New Roman"/>
            <w:lang w:val="en-US" w:eastAsia="de-DE"/>
          </w:rPr>
          <w:delText xml:space="preserve">The </w:delText>
        </w:r>
      </w:del>
      <w:r>
        <w:rPr>
          <w:rFonts w:ascii="Times New Roman" w:hAnsi="Times New Roman"/>
          <w:lang w:val="en-US" w:eastAsia="de-DE"/>
        </w:rPr>
        <w:t>Am</w:t>
      </w:r>
      <w:del w:id="148" w:author="jessica garzke" w:date="2019-03-25T14:36:00Z">
        <w:r w:rsidDel="00BA5B48">
          <w:rPr>
            <w:rFonts w:ascii="Times New Roman" w:hAnsi="Times New Roman"/>
            <w:lang w:val="en-US" w:eastAsia="de-DE"/>
          </w:rPr>
          <w:delText>erican</w:delText>
        </w:r>
      </w:del>
      <w:r>
        <w:rPr>
          <w:rFonts w:ascii="Times New Roman" w:hAnsi="Times New Roman"/>
          <w:lang w:val="en-US" w:eastAsia="de-DE"/>
        </w:rPr>
        <w:t xml:space="preserve"> Nat</w:t>
      </w:r>
      <w:del w:id="149" w:author="jessica garzke" w:date="2019-03-25T14:36:00Z">
        <w:r w:rsidDel="00BA5B48">
          <w:rPr>
            <w:rFonts w:ascii="Times New Roman" w:hAnsi="Times New Roman"/>
            <w:lang w:val="en-US" w:eastAsia="de-DE"/>
          </w:rPr>
          <w:delText>uralist</w:delText>
        </w:r>
      </w:del>
      <w:r>
        <w:rPr>
          <w:rFonts w:ascii="Times New Roman" w:hAnsi="Times New Roman"/>
          <w:lang w:val="en-US" w:eastAsia="de-DE"/>
        </w:rPr>
        <w:t xml:space="preserve">. 2018;192: 687–697. </w:t>
      </w:r>
      <w:del w:id="150" w:author="jessica garzke" w:date="2019-03-25T14:36:00Z">
        <w:r w:rsidDel="00BA5B48">
          <w:rPr>
            <w:rFonts w:ascii="Times New Roman" w:hAnsi="Times New Roman"/>
            <w:lang w:val="en-US" w:eastAsia="de-DE"/>
          </w:rPr>
          <w:delText>doi:10.1086/700114</w:delText>
        </w:r>
      </w:del>
    </w:p>
    <w:p w14:paraId="13FA997C"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40.</w:t>
      </w:r>
      <w:r>
        <w:rPr>
          <w:rFonts w:ascii="Times New Roman" w:hAnsi="Times New Roman"/>
          <w:lang w:val="en-US" w:eastAsia="de-DE"/>
        </w:rPr>
        <w:tab/>
        <w:t xml:space="preserve">Katechakis A, Stibor H, Sommer U, Hansen T. Changes in the phytoplankton community and microbial food web of Blanes Bay (Catalan Sea, NW Mediterranean) under prolonged grazing pressure by doliolids (Tunicata), cladocerans or copepods (Crustacea). Mar Ecol Prog Ser. 2002;234: 55–69. </w:t>
      </w:r>
    </w:p>
    <w:p w14:paraId="0FDEDDA3" w14:textId="64CC0F4A"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41.</w:t>
      </w:r>
      <w:r>
        <w:rPr>
          <w:rFonts w:ascii="Times New Roman" w:hAnsi="Times New Roman"/>
          <w:lang w:val="en-US" w:eastAsia="de-DE"/>
        </w:rPr>
        <w:tab/>
        <w:t>Osmond MM, Barbour MA, Bernhardt JR, Pennell MW, Sunday JM, O’Connor MI. Warming-Induced Changes to Body Size Stabilize Consumer-Resource Dynamics.</w:t>
      </w:r>
      <w:ins w:id="151" w:author="jessica garzke" w:date="2019-03-25T14:39:00Z">
        <w:r w:rsidR="001625EE">
          <w:rPr>
            <w:rFonts w:ascii="Times New Roman" w:hAnsi="Times New Roman"/>
            <w:lang w:val="en-US" w:eastAsia="de-DE"/>
          </w:rPr>
          <w:t xml:space="preserve"> Am Nat</w:t>
        </w:r>
      </w:ins>
      <w:ins w:id="152" w:author="jessica garzke" w:date="2019-03-25T14:40:00Z">
        <w:r w:rsidR="001625EE">
          <w:rPr>
            <w:rFonts w:ascii="Times New Roman" w:hAnsi="Times New Roman"/>
            <w:lang w:val="en-US" w:eastAsia="de-DE"/>
          </w:rPr>
          <w:t>.</w:t>
        </w:r>
      </w:ins>
      <w:r>
        <w:rPr>
          <w:rFonts w:ascii="Times New Roman" w:hAnsi="Times New Roman"/>
          <w:lang w:val="en-US" w:eastAsia="de-DE"/>
        </w:rPr>
        <w:t xml:space="preserve"> 2017;189: 718–725. </w:t>
      </w:r>
      <w:del w:id="153" w:author="jessica garzke" w:date="2019-03-25T14:40:00Z">
        <w:r w:rsidDel="001625EE">
          <w:rPr>
            <w:rFonts w:ascii="Times New Roman" w:hAnsi="Times New Roman"/>
            <w:lang w:val="en-US" w:eastAsia="de-DE"/>
          </w:rPr>
          <w:delText>doi:10.1086/691387</w:delText>
        </w:r>
      </w:del>
    </w:p>
    <w:p w14:paraId="73E97F28" w14:textId="64B8925B"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42.</w:t>
      </w:r>
      <w:r>
        <w:rPr>
          <w:rFonts w:ascii="Times New Roman" w:hAnsi="Times New Roman"/>
          <w:lang w:val="en-US" w:eastAsia="de-DE"/>
        </w:rPr>
        <w:tab/>
        <w:t xml:space="preserve">Shurin JB, Borer E, Seabloom E, Anderson K, Blanchette C, Broitman B, et al. A cross-ecosystem comparison of trophic cascades. </w:t>
      </w:r>
      <w:proofErr w:type="spellStart"/>
      <w:ins w:id="154" w:author="jessica garzke" w:date="2019-03-25T14:41:00Z">
        <w:r w:rsidR="003534EE">
          <w:rPr>
            <w:rFonts w:ascii="Times New Roman" w:hAnsi="Times New Roman"/>
            <w:lang w:val="en-US" w:eastAsia="de-DE"/>
          </w:rPr>
          <w:t>Ecol</w:t>
        </w:r>
        <w:proofErr w:type="spellEnd"/>
        <w:r w:rsidR="003534EE">
          <w:rPr>
            <w:rFonts w:ascii="Times New Roman" w:hAnsi="Times New Roman"/>
            <w:lang w:val="en-US" w:eastAsia="de-DE"/>
          </w:rPr>
          <w:t xml:space="preserve"> Lett. </w:t>
        </w:r>
      </w:ins>
      <w:r>
        <w:rPr>
          <w:rFonts w:ascii="Times New Roman" w:hAnsi="Times New Roman"/>
          <w:lang w:val="en-US" w:eastAsia="de-DE"/>
        </w:rPr>
        <w:t>2002;</w:t>
      </w:r>
      <w:del w:id="155" w:author="jessica garzke" w:date="2019-03-25T14:41:00Z">
        <w:r w:rsidDel="003534EE">
          <w:rPr>
            <w:rFonts w:ascii="Times New Roman" w:hAnsi="Times New Roman"/>
            <w:lang w:val="en-US" w:eastAsia="de-DE"/>
          </w:rPr>
          <w:delText>6</w:delText>
        </w:r>
      </w:del>
      <w:ins w:id="156" w:author="jessica garzke" w:date="2019-03-25T14:41:00Z">
        <w:r w:rsidR="003534EE">
          <w:rPr>
            <w:rFonts w:ascii="Times New Roman" w:hAnsi="Times New Roman"/>
            <w:lang w:val="en-US" w:eastAsia="de-DE"/>
          </w:rPr>
          <w:t>5</w:t>
        </w:r>
      </w:ins>
      <w:r>
        <w:rPr>
          <w:rFonts w:ascii="Times New Roman" w:hAnsi="Times New Roman"/>
          <w:lang w:val="en-US" w:eastAsia="de-DE"/>
        </w:rPr>
        <w:t xml:space="preserve">: 785–791. </w:t>
      </w:r>
    </w:p>
    <w:p w14:paraId="5FC007EB"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43.</w:t>
      </w:r>
      <w:r>
        <w:rPr>
          <w:rFonts w:ascii="Times New Roman" w:hAnsi="Times New Roman"/>
          <w:lang w:val="en-US" w:eastAsia="de-DE"/>
        </w:rPr>
        <w:tab/>
        <w:t xml:space="preserve">Brooks JL, Dodson SI. Predation, body size, and composition of plankton. Science. 1965;150: 28–35. </w:t>
      </w:r>
    </w:p>
    <w:p w14:paraId="64FCB7A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44.</w:t>
      </w:r>
      <w:r>
        <w:rPr>
          <w:rFonts w:ascii="Times New Roman" w:hAnsi="Times New Roman"/>
          <w:lang w:val="en-US" w:eastAsia="de-DE"/>
        </w:rPr>
        <w:tab/>
        <w:t xml:space="preserve">Barton BT, Beckerman AP, Schmitz OJ. Climate warming strengthens indirect interactions in an old-field food web. Ecology. 2009;90: 2346–2351. </w:t>
      </w:r>
    </w:p>
    <w:p w14:paraId="4E1DA5F5" w14:textId="2DA9CFC2"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45.</w:t>
      </w:r>
      <w:r>
        <w:rPr>
          <w:rFonts w:ascii="Times New Roman" w:hAnsi="Times New Roman"/>
          <w:lang w:val="en-US" w:eastAsia="de-DE"/>
        </w:rPr>
        <w:tab/>
        <w:t xml:space="preserve">Svensson F, Karlsson E, Gårdmark A, Olsson J, Adill A, Zie J, et al. In situ warming strengthens trophic cascades in a coastal food web. Oikos. 2017;126: 1150–1161. </w:t>
      </w:r>
      <w:del w:id="157" w:author="jessica garzke" w:date="2019-03-25T14:42:00Z">
        <w:r w:rsidDel="003534EE">
          <w:rPr>
            <w:rFonts w:ascii="Times New Roman" w:hAnsi="Times New Roman"/>
            <w:lang w:val="en-US" w:eastAsia="de-DE"/>
          </w:rPr>
          <w:delText>doi:10.1111/oik.03773</w:delText>
        </w:r>
      </w:del>
    </w:p>
    <w:p w14:paraId="62747541" w14:textId="0DABA4E3"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46.</w:t>
      </w:r>
      <w:r>
        <w:rPr>
          <w:rFonts w:ascii="Times New Roman" w:hAnsi="Times New Roman"/>
          <w:lang w:val="en-US" w:eastAsia="de-DE"/>
        </w:rPr>
        <w:tab/>
        <w:t xml:space="preserve">O’Connor MI, Gilbert B, Brown CJ. Theoretical Predictions for How Temperature Affects the Dynamics of Interacting Herbivores and Plants. </w:t>
      </w:r>
      <w:ins w:id="158" w:author="jessica garzke" w:date="2019-03-25T14:43:00Z">
        <w:r w:rsidR="003534EE">
          <w:rPr>
            <w:rFonts w:ascii="Times New Roman" w:hAnsi="Times New Roman"/>
            <w:lang w:val="en-US" w:eastAsia="de-DE"/>
          </w:rPr>
          <w:t xml:space="preserve">Am Nat. </w:t>
        </w:r>
      </w:ins>
      <w:r>
        <w:rPr>
          <w:rFonts w:ascii="Times New Roman" w:hAnsi="Times New Roman"/>
          <w:lang w:val="en-US" w:eastAsia="de-DE"/>
        </w:rPr>
        <w:t>2011;178: 626–638.</w:t>
      </w:r>
      <w:del w:id="159" w:author="jessica garzke" w:date="2019-03-25T14:43:00Z">
        <w:r w:rsidDel="003534EE">
          <w:rPr>
            <w:rFonts w:ascii="Times New Roman" w:hAnsi="Times New Roman"/>
            <w:lang w:val="en-US" w:eastAsia="de-DE"/>
          </w:rPr>
          <w:delText xml:space="preserve"> doi:10.1086/662171</w:delText>
        </w:r>
      </w:del>
    </w:p>
    <w:p w14:paraId="28C322DE" w14:textId="64F0711A"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47.</w:t>
      </w:r>
      <w:r>
        <w:rPr>
          <w:rFonts w:ascii="Times New Roman" w:hAnsi="Times New Roman"/>
          <w:lang w:val="en-US" w:eastAsia="de-DE"/>
        </w:rPr>
        <w:tab/>
        <w:t xml:space="preserve">Mckee D, Hatton K, Eaton JW, Atkinson D, Atherton A, Harvey I, et al. Effects of simulated climate warming on macrophytes in freshwater microcosm communities. Aquat Bot. 2002;74: 71–83. </w:t>
      </w:r>
      <w:del w:id="160" w:author="jessica garzke" w:date="2019-03-25T14:44:00Z">
        <w:r w:rsidDel="003534EE">
          <w:rPr>
            <w:rFonts w:ascii="Times New Roman" w:hAnsi="Times New Roman"/>
            <w:lang w:val="en-US" w:eastAsia="de-DE"/>
          </w:rPr>
          <w:delText>doi:10.1016/S0304-3770(02)00048-7</w:delText>
        </w:r>
      </w:del>
    </w:p>
    <w:p w14:paraId="611D79D6" w14:textId="0B1FAB68"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48.</w:t>
      </w:r>
      <w:r>
        <w:rPr>
          <w:rFonts w:ascii="Times New Roman" w:hAnsi="Times New Roman"/>
          <w:lang w:val="en-US" w:eastAsia="de-DE"/>
        </w:rPr>
        <w:tab/>
        <w:t xml:space="preserve">Hansson L-A, Nicolle A, Graneli W, Hallgren P, Kritzberg E, Persson A, et al. Food-chain length alters community responses to global change in aquatic systems. 2013;3: 228–233. </w:t>
      </w:r>
      <w:del w:id="161" w:author="jessica garzke" w:date="2019-03-25T14:44:00Z">
        <w:r w:rsidDel="003534EE">
          <w:rPr>
            <w:rFonts w:ascii="Times New Roman" w:hAnsi="Times New Roman"/>
            <w:lang w:val="en-US" w:eastAsia="de-DE"/>
          </w:rPr>
          <w:delText>doi:10.1038/nclimate1689</w:delText>
        </w:r>
      </w:del>
    </w:p>
    <w:p w14:paraId="42D7E2C1"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49.</w:t>
      </w:r>
      <w:r>
        <w:rPr>
          <w:rFonts w:ascii="Times New Roman" w:hAnsi="Times New Roman"/>
          <w:lang w:val="en-US" w:eastAsia="de-DE"/>
        </w:rPr>
        <w:tab/>
        <w:t xml:space="preserve">Sal S, Garcia-Carreras B, Sheppard R, Rizzuto M, Etard A, Yvon-Durocher G, et al. Metabolic mismatches and compensation in the thermal dependence of daily carbon flux in plants. 2017;: 1–12. </w:t>
      </w:r>
    </w:p>
    <w:p w14:paraId="6F22E20C" w14:textId="0BB92DE4"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50.</w:t>
      </w:r>
      <w:r>
        <w:rPr>
          <w:rFonts w:ascii="Times New Roman" w:hAnsi="Times New Roman"/>
          <w:lang w:val="en-US" w:eastAsia="de-DE"/>
        </w:rPr>
        <w:tab/>
        <w:t xml:space="preserve">Cross WF, Hood JM, Benstead JP, Huryn AD, Nelson D. Interactions between temperature and nutrients across levels of ecological organization. </w:t>
      </w:r>
      <w:ins w:id="162" w:author="jessica garzke" w:date="2019-03-25T14:52:00Z">
        <w:r w:rsidR="003534EE">
          <w:rPr>
            <w:rFonts w:ascii="Times New Roman" w:hAnsi="Times New Roman"/>
            <w:lang w:val="en-US" w:eastAsia="de-DE"/>
          </w:rPr>
          <w:t>Glob Change Biol</w:t>
        </w:r>
      </w:ins>
      <w:del w:id="163" w:author="jessica garzke" w:date="2019-03-25T14:52:00Z">
        <w:r w:rsidDel="003534EE">
          <w:rPr>
            <w:rFonts w:ascii="Times New Roman" w:hAnsi="Times New Roman"/>
            <w:lang w:val="en-US" w:eastAsia="de-DE"/>
          </w:rPr>
          <w:delText>Global Change Biol</w:delText>
        </w:r>
      </w:del>
      <w:r>
        <w:rPr>
          <w:rFonts w:ascii="Times New Roman" w:hAnsi="Times New Roman"/>
          <w:lang w:val="en-US" w:eastAsia="de-DE"/>
        </w:rPr>
        <w:t xml:space="preserve">. </w:t>
      </w:r>
      <w:del w:id="164" w:author="jessica garzke" w:date="2019-03-25T14:52:00Z">
        <w:r w:rsidDel="003534EE">
          <w:rPr>
            <w:rFonts w:ascii="Times New Roman" w:hAnsi="Times New Roman"/>
            <w:lang w:val="en-US" w:eastAsia="de-DE"/>
          </w:rPr>
          <w:delText xml:space="preserve">3rd ed. </w:delText>
        </w:r>
      </w:del>
      <w:r>
        <w:rPr>
          <w:rFonts w:ascii="Times New Roman" w:hAnsi="Times New Roman"/>
          <w:lang w:val="en-US" w:eastAsia="de-DE"/>
        </w:rPr>
        <w:t xml:space="preserve">2015;21: 1025–1040. </w:t>
      </w:r>
      <w:del w:id="165" w:author="jessica garzke" w:date="2019-03-25T14:52:00Z">
        <w:r w:rsidDel="003534EE">
          <w:rPr>
            <w:rFonts w:ascii="Times New Roman" w:hAnsi="Times New Roman"/>
            <w:lang w:val="en-US" w:eastAsia="de-DE"/>
          </w:rPr>
          <w:delText>doi:10.1111/gcb.12809</w:delText>
        </w:r>
      </w:del>
    </w:p>
    <w:p w14:paraId="2846E1B1"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51.</w:t>
      </w:r>
      <w:r>
        <w:rPr>
          <w:rFonts w:ascii="Times New Roman" w:hAnsi="Times New Roman"/>
          <w:lang w:val="en-US" w:eastAsia="de-DE"/>
        </w:rPr>
        <w:tab/>
        <w:t xml:space="preserve">Garzke J, Hansen T, Ismar S, Sommer U. Combined Effects of Ocean Warming and Acidification on Copepod Abundance, Body Size and Fatty Acid Content. PLoS ONE. 2016;11: e0155952. </w:t>
      </w:r>
    </w:p>
    <w:p w14:paraId="424D1C8A" w14:textId="30C00773"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52.</w:t>
      </w:r>
      <w:r>
        <w:rPr>
          <w:rFonts w:ascii="Times New Roman" w:hAnsi="Times New Roman"/>
          <w:lang w:val="en-US" w:eastAsia="de-DE"/>
        </w:rPr>
        <w:tab/>
        <w:t xml:space="preserve">Padfield D, Yvon-Durocher G, Buckling A, Jennings S, Yvon-Durocher G. Rapid evolution of metabolic traits explains thermal adaptation in phytoplankton. </w:t>
      </w:r>
      <w:del w:id="166" w:author="jessica garzke" w:date="2019-03-25T14:52:00Z">
        <w:r w:rsidDel="003534EE">
          <w:rPr>
            <w:rFonts w:ascii="Times New Roman" w:hAnsi="Times New Roman"/>
            <w:lang w:val="en-US" w:eastAsia="de-DE"/>
          </w:rPr>
          <w:delText xml:space="preserve">Hillebrand H, editor. </w:delText>
        </w:r>
      </w:del>
      <w:proofErr w:type="spellStart"/>
      <w:r>
        <w:rPr>
          <w:rFonts w:ascii="Times New Roman" w:hAnsi="Times New Roman"/>
          <w:lang w:val="en-US" w:eastAsia="de-DE"/>
        </w:rPr>
        <w:t>Ecol</w:t>
      </w:r>
      <w:proofErr w:type="spellEnd"/>
      <w:del w:id="167" w:author="jessica garzke" w:date="2019-03-25T14:52:00Z">
        <w:r w:rsidDel="003534EE">
          <w:rPr>
            <w:rFonts w:ascii="Times New Roman" w:hAnsi="Times New Roman"/>
            <w:lang w:val="en-US" w:eastAsia="de-DE"/>
          </w:rPr>
          <w:delText>ogy</w:delText>
        </w:r>
      </w:del>
      <w:r>
        <w:rPr>
          <w:rFonts w:ascii="Times New Roman" w:hAnsi="Times New Roman"/>
          <w:lang w:val="en-US" w:eastAsia="de-DE"/>
        </w:rPr>
        <w:t xml:space="preserve"> Lett</w:t>
      </w:r>
      <w:del w:id="168" w:author="jessica garzke" w:date="2019-03-25T14:52:00Z">
        <w:r w:rsidDel="003534EE">
          <w:rPr>
            <w:rFonts w:ascii="Times New Roman" w:hAnsi="Times New Roman"/>
            <w:lang w:val="en-US" w:eastAsia="de-DE"/>
          </w:rPr>
          <w:delText>ers</w:delText>
        </w:r>
      </w:del>
      <w:r>
        <w:rPr>
          <w:rFonts w:ascii="Times New Roman" w:hAnsi="Times New Roman"/>
          <w:lang w:val="en-US" w:eastAsia="de-DE"/>
        </w:rPr>
        <w:t xml:space="preserve">. 2015;19: 133–142. </w:t>
      </w:r>
      <w:del w:id="169" w:author="jessica garzke" w:date="2019-03-25T14:52:00Z">
        <w:r w:rsidDel="003534EE">
          <w:rPr>
            <w:rFonts w:ascii="Times New Roman" w:hAnsi="Times New Roman"/>
            <w:lang w:val="en-US" w:eastAsia="de-DE"/>
          </w:rPr>
          <w:delText>doi:10.1111/ele.12545</w:delText>
        </w:r>
      </w:del>
    </w:p>
    <w:p w14:paraId="234CC0C9" w14:textId="77777777" w:rsidR="00FC27DB" w:rsidRPr="008D42BD" w:rsidRDefault="00FC27DB" w:rsidP="00FC27DB">
      <w:pPr>
        <w:tabs>
          <w:tab w:val="left" w:pos="640"/>
        </w:tabs>
        <w:autoSpaceDE w:val="0"/>
        <w:autoSpaceDN w:val="0"/>
        <w:adjustRightInd w:val="0"/>
        <w:spacing w:after="240"/>
        <w:ind w:left="640" w:hanging="640"/>
        <w:rPr>
          <w:rFonts w:ascii="Times New Roman" w:hAnsi="Times New Roman"/>
          <w:lang w:val="de-DE" w:eastAsia="de-DE"/>
          <w:rPrChange w:id="170" w:author="jessica garzke" w:date="2019-03-25T09:49:00Z">
            <w:rPr>
              <w:rFonts w:ascii="Times New Roman" w:hAnsi="Times New Roman"/>
              <w:lang w:val="en-US" w:eastAsia="de-DE"/>
            </w:rPr>
          </w:rPrChange>
        </w:rPr>
      </w:pPr>
      <w:r>
        <w:rPr>
          <w:rFonts w:ascii="Times New Roman" w:hAnsi="Times New Roman"/>
          <w:lang w:val="en-US" w:eastAsia="de-DE"/>
        </w:rPr>
        <w:t>53.</w:t>
      </w:r>
      <w:r>
        <w:rPr>
          <w:rFonts w:ascii="Times New Roman" w:hAnsi="Times New Roman"/>
          <w:lang w:val="en-US" w:eastAsia="de-DE"/>
        </w:rPr>
        <w:tab/>
        <w:t>Welter JR, Benstead JP, Cross WF, Hood JM, Huryn AD, Johnson PW, et al. Does N</w:t>
      </w:r>
      <w:r w:rsidRPr="003534EE">
        <w:rPr>
          <w:rFonts w:ascii="Times New Roman" w:hAnsi="Times New Roman"/>
          <w:vertAlign w:val="subscript"/>
          <w:lang w:val="en-US" w:eastAsia="de-DE"/>
          <w:rPrChange w:id="171" w:author="jessica garzke" w:date="2019-03-25T14:52:00Z">
            <w:rPr>
              <w:rFonts w:ascii="Times New Roman" w:hAnsi="Times New Roman"/>
              <w:lang w:val="en-US" w:eastAsia="de-DE"/>
            </w:rPr>
          </w:rPrChange>
        </w:rPr>
        <w:t>2</w:t>
      </w:r>
      <w:r>
        <w:rPr>
          <w:rFonts w:ascii="Times New Roman" w:hAnsi="Times New Roman"/>
          <w:lang w:val="en-US" w:eastAsia="de-DE"/>
        </w:rPr>
        <w:t xml:space="preserve"> fixation amplify the temperature dependence of ecosystem metabolism? </w:t>
      </w:r>
      <w:r w:rsidRPr="008D42BD">
        <w:rPr>
          <w:rFonts w:ascii="Times New Roman" w:hAnsi="Times New Roman"/>
          <w:lang w:val="de-DE" w:eastAsia="de-DE"/>
          <w:rPrChange w:id="172" w:author="jessica garzke" w:date="2019-03-25T09:49:00Z">
            <w:rPr>
              <w:rFonts w:ascii="Times New Roman" w:hAnsi="Times New Roman"/>
              <w:lang w:val="en-US" w:eastAsia="de-DE"/>
            </w:rPr>
          </w:rPrChange>
        </w:rPr>
        <w:t xml:space="preserve">Ecology. 2015;96: 603–610. </w:t>
      </w:r>
    </w:p>
    <w:p w14:paraId="528CB303" w14:textId="7B290C08"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sidRPr="008D42BD">
        <w:rPr>
          <w:rFonts w:ascii="Times New Roman" w:hAnsi="Times New Roman"/>
          <w:lang w:val="de-DE" w:eastAsia="de-DE"/>
          <w:rPrChange w:id="173" w:author="jessica garzke" w:date="2019-03-25T09:49:00Z">
            <w:rPr>
              <w:rFonts w:ascii="Times New Roman" w:hAnsi="Times New Roman"/>
              <w:lang w:val="en-US" w:eastAsia="de-DE"/>
            </w:rPr>
          </w:rPrChange>
        </w:rPr>
        <w:t>54.</w:t>
      </w:r>
      <w:r w:rsidRPr="008D42BD">
        <w:rPr>
          <w:rFonts w:ascii="Times New Roman" w:hAnsi="Times New Roman"/>
          <w:lang w:val="de-DE" w:eastAsia="de-DE"/>
          <w:rPrChange w:id="174" w:author="jessica garzke" w:date="2019-03-25T09:49:00Z">
            <w:rPr>
              <w:rFonts w:ascii="Times New Roman" w:hAnsi="Times New Roman"/>
              <w:lang w:val="en-US" w:eastAsia="de-DE"/>
            </w:rPr>
          </w:rPrChange>
        </w:rPr>
        <w:tab/>
      </w:r>
      <w:proofErr w:type="spellStart"/>
      <w:r w:rsidRPr="008D42BD">
        <w:rPr>
          <w:rFonts w:ascii="Times New Roman" w:hAnsi="Times New Roman"/>
          <w:lang w:val="de-DE" w:eastAsia="de-DE"/>
          <w:rPrChange w:id="175" w:author="jessica garzke" w:date="2019-03-25T09:49:00Z">
            <w:rPr>
              <w:rFonts w:ascii="Times New Roman" w:hAnsi="Times New Roman"/>
              <w:lang w:val="en-US" w:eastAsia="de-DE"/>
            </w:rPr>
          </w:rPrChange>
        </w:rPr>
        <w:t>Dossena</w:t>
      </w:r>
      <w:proofErr w:type="spellEnd"/>
      <w:r w:rsidRPr="008D42BD">
        <w:rPr>
          <w:rFonts w:ascii="Times New Roman" w:hAnsi="Times New Roman"/>
          <w:lang w:val="de-DE" w:eastAsia="de-DE"/>
          <w:rPrChange w:id="176" w:author="jessica garzke" w:date="2019-03-25T09:49:00Z">
            <w:rPr>
              <w:rFonts w:ascii="Times New Roman" w:hAnsi="Times New Roman"/>
              <w:lang w:val="en-US" w:eastAsia="de-DE"/>
            </w:rPr>
          </w:rPrChange>
        </w:rPr>
        <w:t xml:space="preserve"> M, Yvon-Durocher G, Grey J, Montoya JM, Perkins DM, </w:t>
      </w:r>
      <w:proofErr w:type="spellStart"/>
      <w:r w:rsidRPr="008D42BD">
        <w:rPr>
          <w:rFonts w:ascii="Times New Roman" w:hAnsi="Times New Roman"/>
          <w:lang w:val="de-DE" w:eastAsia="de-DE"/>
          <w:rPrChange w:id="177" w:author="jessica garzke" w:date="2019-03-25T09:49:00Z">
            <w:rPr>
              <w:rFonts w:ascii="Times New Roman" w:hAnsi="Times New Roman"/>
              <w:lang w:val="en-US" w:eastAsia="de-DE"/>
            </w:rPr>
          </w:rPrChange>
        </w:rPr>
        <w:t>Trimmer</w:t>
      </w:r>
      <w:proofErr w:type="spellEnd"/>
      <w:r w:rsidRPr="008D42BD">
        <w:rPr>
          <w:rFonts w:ascii="Times New Roman" w:hAnsi="Times New Roman"/>
          <w:lang w:val="de-DE" w:eastAsia="de-DE"/>
          <w:rPrChange w:id="178" w:author="jessica garzke" w:date="2019-03-25T09:49:00Z">
            <w:rPr>
              <w:rFonts w:ascii="Times New Roman" w:hAnsi="Times New Roman"/>
              <w:lang w:val="en-US" w:eastAsia="de-DE"/>
            </w:rPr>
          </w:rPrChange>
        </w:rPr>
        <w:t xml:space="preserve"> M, et al. </w:t>
      </w:r>
      <w:r>
        <w:rPr>
          <w:rFonts w:ascii="Times New Roman" w:hAnsi="Times New Roman"/>
          <w:lang w:val="en-US" w:eastAsia="de-DE"/>
        </w:rPr>
        <w:t xml:space="preserve">Warming alters community size structure and ecosystem functioning. Proc R Soc B. 2012;279: 3011–3019. </w:t>
      </w:r>
      <w:del w:id="179" w:author="jessica garzke" w:date="2019-03-25T14:53:00Z">
        <w:r w:rsidDel="003534EE">
          <w:rPr>
            <w:rFonts w:ascii="Times New Roman" w:hAnsi="Times New Roman"/>
            <w:lang w:val="en-US" w:eastAsia="de-DE"/>
          </w:rPr>
          <w:delText>doi:10.1098/rspb.2012.0394</w:delText>
        </w:r>
      </w:del>
    </w:p>
    <w:p w14:paraId="7ABC6BA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55.</w:t>
      </w:r>
      <w:r>
        <w:rPr>
          <w:rFonts w:ascii="Times New Roman" w:hAnsi="Times New Roman"/>
          <w:lang w:val="en-US" w:eastAsia="de-DE"/>
        </w:rPr>
        <w:tab/>
        <w:t xml:space="preserve">Hastings A, Powell T. Chaos in a three-species food chain. Ecology. 1991;72: 896–903. </w:t>
      </w:r>
    </w:p>
    <w:p w14:paraId="297BDA2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56.</w:t>
      </w:r>
      <w:r>
        <w:rPr>
          <w:rFonts w:ascii="Times New Roman" w:hAnsi="Times New Roman"/>
          <w:lang w:val="en-US" w:eastAsia="de-DE"/>
        </w:rPr>
        <w:tab/>
        <w:t xml:space="preserve">Loreau M, Mouquet N, Gonzalez A. Biodiversity as spatial insurance in heterogeneous landscapes. Proc Natl Acad Sci USA. 2003;100: 12765–12770. </w:t>
      </w:r>
    </w:p>
    <w:p w14:paraId="0F6C4829" w14:textId="72B3573D"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57.</w:t>
      </w:r>
      <w:r>
        <w:rPr>
          <w:rFonts w:ascii="Times New Roman" w:hAnsi="Times New Roman"/>
          <w:lang w:val="en-US" w:eastAsia="de-DE"/>
        </w:rPr>
        <w:tab/>
        <w:t>Tunney TD, McCann KS, Lester NP, Shuter BJ. Effects of differential habitat warming on complex communities. Proc Natl Acad Sci USA. 2014;</w:t>
      </w:r>
      <w:ins w:id="180" w:author="jessica garzke" w:date="2019-03-25T14:53:00Z">
        <w:r w:rsidR="00381E44">
          <w:rPr>
            <w:rFonts w:ascii="Times New Roman" w:hAnsi="Times New Roman"/>
            <w:lang w:val="en-US" w:eastAsia="de-DE"/>
          </w:rPr>
          <w:t>111</w:t>
        </w:r>
      </w:ins>
      <w:r>
        <w:rPr>
          <w:rFonts w:ascii="Times New Roman" w:hAnsi="Times New Roman"/>
          <w:lang w:val="en-US" w:eastAsia="de-DE"/>
        </w:rPr>
        <w:t xml:space="preserve">: 1–6. </w:t>
      </w:r>
      <w:del w:id="181" w:author="jessica garzke" w:date="2019-03-25T14:53:00Z">
        <w:r w:rsidDel="00381E44">
          <w:rPr>
            <w:rFonts w:ascii="Times New Roman" w:hAnsi="Times New Roman"/>
            <w:lang w:val="en-US" w:eastAsia="de-DE"/>
          </w:rPr>
          <w:delText>doi:10.1073/pnas.1319618111</w:delText>
        </w:r>
      </w:del>
    </w:p>
    <w:p w14:paraId="4818FF65" w14:textId="017ADD04"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58.</w:t>
      </w:r>
      <w:r>
        <w:rPr>
          <w:rFonts w:ascii="Times New Roman" w:hAnsi="Times New Roman"/>
          <w:lang w:val="en-US" w:eastAsia="de-DE"/>
        </w:rPr>
        <w:tab/>
        <w:t xml:space="preserve">McArdle BH, Lawton JH. Effects of prey-size and predator-instar on the predation of </w:t>
      </w:r>
      <w:r w:rsidRPr="00D05A26">
        <w:rPr>
          <w:rFonts w:ascii="Times New Roman" w:hAnsi="Times New Roman"/>
          <w:i/>
          <w:lang w:val="en-US" w:eastAsia="de-DE"/>
        </w:rPr>
        <w:t>Daphnia</w:t>
      </w:r>
      <w:r>
        <w:rPr>
          <w:rFonts w:ascii="Times New Roman" w:hAnsi="Times New Roman"/>
          <w:lang w:val="en-US" w:eastAsia="de-DE"/>
        </w:rPr>
        <w:t xml:space="preserve"> by Notonecta. Ecol Entomol. </w:t>
      </w:r>
      <w:del w:id="182" w:author="jessica garzke" w:date="2019-03-25T14:53:00Z">
        <w:r w:rsidDel="00381E44">
          <w:rPr>
            <w:rFonts w:ascii="Times New Roman" w:hAnsi="Times New Roman"/>
            <w:lang w:val="en-US" w:eastAsia="de-DE"/>
          </w:rPr>
          <w:delText xml:space="preserve">Blackwell Publishing Ltd; </w:delText>
        </w:r>
      </w:del>
      <w:r>
        <w:rPr>
          <w:rFonts w:ascii="Times New Roman" w:hAnsi="Times New Roman"/>
          <w:lang w:val="en-US" w:eastAsia="de-DE"/>
        </w:rPr>
        <w:t>1979;4: 267–275.</w:t>
      </w:r>
      <w:del w:id="183" w:author="jessica garzke" w:date="2019-03-25T14:53:00Z">
        <w:r w:rsidDel="00381E44">
          <w:rPr>
            <w:rFonts w:ascii="Times New Roman" w:hAnsi="Times New Roman"/>
            <w:lang w:val="en-US" w:eastAsia="de-DE"/>
          </w:rPr>
          <w:delText xml:space="preserve"> doi:10.1111/j.1365-2311.1979.tb00584.x</w:delText>
        </w:r>
      </w:del>
    </w:p>
    <w:p w14:paraId="020AAFDE" w14:textId="10C6BEF4" w:rsidR="00FC27DB" w:rsidRPr="008D42BD" w:rsidRDefault="00FC27DB" w:rsidP="00FC27DB">
      <w:pPr>
        <w:tabs>
          <w:tab w:val="left" w:pos="640"/>
        </w:tabs>
        <w:autoSpaceDE w:val="0"/>
        <w:autoSpaceDN w:val="0"/>
        <w:adjustRightInd w:val="0"/>
        <w:spacing w:after="240"/>
        <w:ind w:left="640" w:hanging="640"/>
        <w:rPr>
          <w:rFonts w:ascii="Times New Roman" w:hAnsi="Times New Roman"/>
          <w:lang w:val="de-DE" w:eastAsia="de-DE"/>
          <w:rPrChange w:id="184" w:author="jessica garzke" w:date="2019-03-25T09:49:00Z">
            <w:rPr>
              <w:rFonts w:ascii="Times New Roman" w:hAnsi="Times New Roman"/>
              <w:lang w:val="en-US" w:eastAsia="de-DE"/>
            </w:rPr>
          </w:rPrChange>
        </w:rPr>
      </w:pPr>
      <w:r>
        <w:rPr>
          <w:rFonts w:ascii="Times New Roman" w:hAnsi="Times New Roman"/>
          <w:lang w:val="en-US" w:eastAsia="de-DE"/>
        </w:rPr>
        <w:t>59.</w:t>
      </w:r>
      <w:r>
        <w:rPr>
          <w:rFonts w:ascii="Times New Roman" w:hAnsi="Times New Roman"/>
          <w:lang w:val="en-US" w:eastAsia="de-DE"/>
        </w:rPr>
        <w:tab/>
        <w:t xml:space="preserve">Carpenter SR, Caraco NF, Correll DL, Howarth RW, Sharpley AN, Smith VH. Nonpoint pollution of surface waters with phosphorus and nitrogen. </w:t>
      </w:r>
      <w:proofErr w:type="spellStart"/>
      <w:r>
        <w:rPr>
          <w:rFonts w:ascii="Times New Roman" w:hAnsi="Times New Roman"/>
          <w:lang w:val="en-US" w:eastAsia="de-DE"/>
        </w:rPr>
        <w:t>Ecol</w:t>
      </w:r>
      <w:proofErr w:type="spellEnd"/>
      <w:del w:id="185" w:author="jessica garzke" w:date="2019-03-25T14:54:00Z">
        <w:r w:rsidDel="00381E44">
          <w:rPr>
            <w:rFonts w:ascii="Times New Roman" w:hAnsi="Times New Roman"/>
            <w:lang w:val="en-US" w:eastAsia="de-DE"/>
          </w:rPr>
          <w:delText>ogical</w:delText>
        </w:r>
      </w:del>
      <w:r>
        <w:rPr>
          <w:rFonts w:ascii="Times New Roman" w:hAnsi="Times New Roman"/>
          <w:lang w:val="en-US" w:eastAsia="de-DE"/>
        </w:rPr>
        <w:t xml:space="preserve"> Appl</w:t>
      </w:r>
      <w:del w:id="186" w:author="jessica garzke" w:date="2019-03-25T14:54:00Z">
        <w:r w:rsidDel="00381E44">
          <w:rPr>
            <w:rFonts w:ascii="Times New Roman" w:hAnsi="Times New Roman"/>
            <w:lang w:val="en-US" w:eastAsia="de-DE"/>
          </w:rPr>
          <w:delText>ications</w:delText>
        </w:r>
      </w:del>
      <w:r>
        <w:rPr>
          <w:rFonts w:ascii="Times New Roman" w:hAnsi="Times New Roman"/>
          <w:lang w:val="en-US" w:eastAsia="de-DE"/>
        </w:rPr>
        <w:t xml:space="preserve">. </w:t>
      </w:r>
      <w:r w:rsidRPr="008D42BD">
        <w:rPr>
          <w:rFonts w:ascii="Times New Roman" w:hAnsi="Times New Roman"/>
          <w:lang w:val="de-DE" w:eastAsia="de-DE"/>
          <w:rPrChange w:id="187" w:author="jessica garzke" w:date="2019-03-25T09:49:00Z">
            <w:rPr>
              <w:rFonts w:ascii="Times New Roman" w:hAnsi="Times New Roman"/>
              <w:lang w:val="en-US" w:eastAsia="de-DE"/>
            </w:rPr>
          </w:rPrChange>
        </w:rPr>
        <w:t xml:space="preserve">1998;8: 559–568. </w:t>
      </w:r>
    </w:p>
    <w:p w14:paraId="6F0999E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sidRPr="008D42BD">
        <w:rPr>
          <w:rFonts w:ascii="Times New Roman" w:hAnsi="Times New Roman"/>
          <w:lang w:val="de-DE" w:eastAsia="de-DE"/>
          <w:rPrChange w:id="188" w:author="jessica garzke" w:date="2019-03-25T09:49:00Z">
            <w:rPr>
              <w:rFonts w:ascii="Times New Roman" w:hAnsi="Times New Roman"/>
              <w:lang w:val="en-US" w:eastAsia="de-DE"/>
            </w:rPr>
          </w:rPrChange>
        </w:rPr>
        <w:lastRenderedPageBreak/>
        <w:t>60.</w:t>
      </w:r>
      <w:r w:rsidRPr="008D42BD">
        <w:rPr>
          <w:rFonts w:ascii="Times New Roman" w:hAnsi="Times New Roman"/>
          <w:lang w:val="de-DE" w:eastAsia="de-DE"/>
          <w:rPrChange w:id="189" w:author="jessica garzke" w:date="2019-03-25T09:49:00Z">
            <w:rPr>
              <w:rFonts w:ascii="Times New Roman" w:hAnsi="Times New Roman"/>
              <w:lang w:val="en-US" w:eastAsia="de-DE"/>
            </w:rPr>
          </w:rPrChange>
        </w:rPr>
        <w:tab/>
      </w:r>
      <w:proofErr w:type="spellStart"/>
      <w:r w:rsidRPr="008D42BD">
        <w:rPr>
          <w:rFonts w:ascii="Times New Roman" w:hAnsi="Times New Roman"/>
          <w:lang w:val="de-DE" w:eastAsia="de-DE"/>
          <w:rPrChange w:id="190" w:author="jessica garzke" w:date="2019-03-25T09:49:00Z">
            <w:rPr>
              <w:rFonts w:ascii="Times New Roman" w:hAnsi="Times New Roman"/>
              <w:lang w:val="en-US" w:eastAsia="de-DE"/>
            </w:rPr>
          </w:rPrChange>
        </w:rPr>
        <w:t>Utermöhl</w:t>
      </w:r>
      <w:proofErr w:type="spellEnd"/>
      <w:r w:rsidRPr="008D42BD">
        <w:rPr>
          <w:rFonts w:ascii="Times New Roman" w:hAnsi="Times New Roman"/>
          <w:lang w:val="de-DE" w:eastAsia="de-DE"/>
          <w:rPrChange w:id="191" w:author="jessica garzke" w:date="2019-03-25T09:49:00Z">
            <w:rPr>
              <w:rFonts w:ascii="Times New Roman" w:hAnsi="Times New Roman"/>
              <w:lang w:val="en-US" w:eastAsia="de-DE"/>
            </w:rPr>
          </w:rPrChange>
        </w:rPr>
        <w:t xml:space="preserve"> H. Zur Vervollkommnung der quantitativen Phytoplankton-Methodik. Mitteilungen Internationale </w:t>
      </w:r>
      <w:proofErr w:type="spellStart"/>
      <w:r w:rsidRPr="008D42BD">
        <w:rPr>
          <w:rFonts w:ascii="Times New Roman" w:hAnsi="Times New Roman"/>
          <w:lang w:val="de-DE" w:eastAsia="de-DE"/>
          <w:rPrChange w:id="192" w:author="jessica garzke" w:date="2019-03-25T09:49:00Z">
            <w:rPr>
              <w:rFonts w:ascii="Times New Roman" w:hAnsi="Times New Roman"/>
              <w:lang w:val="en-US" w:eastAsia="de-DE"/>
            </w:rPr>
          </w:rPrChange>
        </w:rPr>
        <w:t>Vereiningung</w:t>
      </w:r>
      <w:proofErr w:type="spellEnd"/>
      <w:r w:rsidRPr="008D42BD">
        <w:rPr>
          <w:rFonts w:ascii="Times New Roman" w:hAnsi="Times New Roman"/>
          <w:lang w:val="de-DE" w:eastAsia="de-DE"/>
          <w:rPrChange w:id="193" w:author="jessica garzke" w:date="2019-03-25T09:49:00Z">
            <w:rPr>
              <w:rFonts w:ascii="Times New Roman" w:hAnsi="Times New Roman"/>
              <w:lang w:val="en-US" w:eastAsia="de-DE"/>
            </w:rPr>
          </w:rPrChange>
        </w:rPr>
        <w:t xml:space="preserve"> </w:t>
      </w:r>
      <w:proofErr w:type="spellStart"/>
      <w:r w:rsidRPr="008D42BD">
        <w:rPr>
          <w:rFonts w:ascii="Times New Roman" w:hAnsi="Times New Roman"/>
          <w:lang w:val="de-DE" w:eastAsia="de-DE"/>
          <w:rPrChange w:id="194" w:author="jessica garzke" w:date="2019-03-25T09:49:00Z">
            <w:rPr>
              <w:rFonts w:ascii="Times New Roman" w:hAnsi="Times New Roman"/>
              <w:lang w:val="en-US" w:eastAsia="de-DE"/>
            </w:rPr>
          </w:rPrChange>
        </w:rPr>
        <w:t>fuer</w:t>
      </w:r>
      <w:proofErr w:type="spellEnd"/>
      <w:r w:rsidRPr="008D42BD">
        <w:rPr>
          <w:rFonts w:ascii="Times New Roman" w:hAnsi="Times New Roman"/>
          <w:lang w:val="de-DE" w:eastAsia="de-DE"/>
          <w:rPrChange w:id="195" w:author="jessica garzke" w:date="2019-03-25T09:49:00Z">
            <w:rPr>
              <w:rFonts w:ascii="Times New Roman" w:hAnsi="Times New Roman"/>
              <w:lang w:val="en-US" w:eastAsia="de-DE"/>
            </w:rPr>
          </w:rPrChange>
        </w:rPr>
        <w:t xml:space="preserve"> Theoretische und Angewandte Limnologie. </w:t>
      </w:r>
      <w:r>
        <w:rPr>
          <w:rFonts w:ascii="Times New Roman" w:hAnsi="Times New Roman"/>
          <w:lang w:val="en-US" w:eastAsia="de-DE"/>
        </w:rPr>
        <w:t xml:space="preserve">1958;9: 1–38. </w:t>
      </w:r>
    </w:p>
    <w:p w14:paraId="5E6162D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61.</w:t>
      </w:r>
      <w:r>
        <w:rPr>
          <w:rFonts w:ascii="Times New Roman" w:hAnsi="Times New Roman"/>
          <w:lang w:val="en-US" w:eastAsia="de-DE"/>
        </w:rPr>
        <w:tab/>
        <w:t xml:space="preserve">Raven JA, Geider RJ. Temperature and algal growth. New Phytol. 1988;110: 441–461. </w:t>
      </w:r>
    </w:p>
    <w:p w14:paraId="5918FC76" w14:textId="77777777" w:rsidR="00FC27DB" w:rsidRPr="008D42BD" w:rsidRDefault="00FC27DB" w:rsidP="00FC27DB">
      <w:pPr>
        <w:tabs>
          <w:tab w:val="left" w:pos="640"/>
        </w:tabs>
        <w:autoSpaceDE w:val="0"/>
        <w:autoSpaceDN w:val="0"/>
        <w:adjustRightInd w:val="0"/>
        <w:spacing w:after="240"/>
        <w:ind w:left="640" w:hanging="640"/>
        <w:rPr>
          <w:rFonts w:ascii="Times New Roman" w:hAnsi="Times New Roman"/>
          <w:lang w:val="de-DE" w:eastAsia="de-DE"/>
          <w:rPrChange w:id="196" w:author="jessica garzke" w:date="2019-03-25T09:49:00Z">
            <w:rPr>
              <w:rFonts w:ascii="Times New Roman" w:hAnsi="Times New Roman"/>
              <w:lang w:val="en-US" w:eastAsia="de-DE"/>
            </w:rPr>
          </w:rPrChange>
        </w:rPr>
      </w:pPr>
      <w:r>
        <w:rPr>
          <w:rFonts w:ascii="Times New Roman" w:hAnsi="Times New Roman"/>
          <w:lang w:val="en-US" w:eastAsia="de-DE"/>
        </w:rPr>
        <w:t>62.</w:t>
      </w:r>
      <w:r>
        <w:rPr>
          <w:rFonts w:ascii="Times New Roman" w:hAnsi="Times New Roman"/>
          <w:lang w:val="en-US" w:eastAsia="de-DE"/>
        </w:rPr>
        <w:tab/>
        <w:t xml:space="preserve">Geider RJ, MacIntyre HL, Kana TM. Dynamic model of phytoplankton growth and acclimation: responses. </w:t>
      </w:r>
      <w:r w:rsidRPr="008D42BD">
        <w:rPr>
          <w:rFonts w:ascii="Times New Roman" w:hAnsi="Times New Roman"/>
          <w:lang w:val="de-DE" w:eastAsia="de-DE"/>
          <w:rPrChange w:id="197" w:author="jessica garzke" w:date="2019-03-25T09:49:00Z">
            <w:rPr>
              <w:rFonts w:ascii="Times New Roman" w:hAnsi="Times New Roman"/>
              <w:lang w:val="en-US" w:eastAsia="de-DE"/>
            </w:rPr>
          </w:rPrChange>
        </w:rPr>
        <w:t xml:space="preserve">Mar </w:t>
      </w:r>
      <w:proofErr w:type="spellStart"/>
      <w:r w:rsidRPr="008D42BD">
        <w:rPr>
          <w:rFonts w:ascii="Times New Roman" w:hAnsi="Times New Roman"/>
          <w:lang w:val="de-DE" w:eastAsia="de-DE"/>
          <w:rPrChange w:id="198" w:author="jessica garzke" w:date="2019-03-25T09:49:00Z">
            <w:rPr>
              <w:rFonts w:ascii="Times New Roman" w:hAnsi="Times New Roman"/>
              <w:lang w:val="en-US" w:eastAsia="de-DE"/>
            </w:rPr>
          </w:rPrChange>
        </w:rPr>
        <w:t>Ecol</w:t>
      </w:r>
      <w:proofErr w:type="spellEnd"/>
      <w:r w:rsidRPr="008D42BD">
        <w:rPr>
          <w:rFonts w:ascii="Times New Roman" w:hAnsi="Times New Roman"/>
          <w:lang w:val="de-DE" w:eastAsia="de-DE"/>
          <w:rPrChange w:id="199" w:author="jessica garzke" w:date="2019-03-25T09:49:00Z">
            <w:rPr>
              <w:rFonts w:ascii="Times New Roman" w:hAnsi="Times New Roman"/>
              <w:lang w:val="en-US" w:eastAsia="de-DE"/>
            </w:rPr>
          </w:rPrChange>
        </w:rPr>
        <w:t xml:space="preserve"> </w:t>
      </w:r>
      <w:proofErr w:type="spellStart"/>
      <w:r w:rsidRPr="008D42BD">
        <w:rPr>
          <w:rFonts w:ascii="Times New Roman" w:hAnsi="Times New Roman"/>
          <w:lang w:val="de-DE" w:eastAsia="de-DE"/>
          <w:rPrChange w:id="200" w:author="jessica garzke" w:date="2019-03-25T09:49:00Z">
            <w:rPr>
              <w:rFonts w:ascii="Times New Roman" w:hAnsi="Times New Roman"/>
              <w:lang w:val="en-US" w:eastAsia="de-DE"/>
            </w:rPr>
          </w:rPrChange>
        </w:rPr>
        <w:t>Prog</w:t>
      </w:r>
      <w:proofErr w:type="spellEnd"/>
      <w:r w:rsidRPr="008D42BD">
        <w:rPr>
          <w:rFonts w:ascii="Times New Roman" w:hAnsi="Times New Roman"/>
          <w:lang w:val="de-DE" w:eastAsia="de-DE"/>
          <w:rPrChange w:id="201" w:author="jessica garzke" w:date="2019-03-25T09:49:00Z">
            <w:rPr>
              <w:rFonts w:ascii="Times New Roman" w:hAnsi="Times New Roman"/>
              <w:lang w:val="en-US" w:eastAsia="de-DE"/>
            </w:rPr>
          </w:rPrChange>
        </w:rPr>
        <w:t xml:space="preserve"> </w:t>
      </w:r>
      <w:proofErr w:type="spellStart"/>
      <w:r w:rsidRPr="008D42BD">
        <w:rPr>
          <w:rFonts w:ascii="Times New Roman" w:hAnsi="Times New Roman"/>
          <w:lang w:val="de-DE" w:eastAsia="de-DE"/>
          <w:rPrChange w:id="202" w:author="jessica garzke" w:date="2019-03-25T09:49:00Z">
            <w:rPr>
              <w:rFonts w:ascii="Times New Roman" w:hAnsi="Times New Roman"/>
              <w:lang w:val="en-US" w:eastAsia="de-DE"/>
            </w:rPr>
          </w:rPrChange>
        </w:rPr>
        <w:t>Ser</w:t>
      </w:r>
      <w:proofErr w:type="spellEnd"/>
      <w:r w:rsidRPr="008D42BD">
        <w:rPr>
          <w:rFonts w:ascii="Times New Roman" w:hAnsi="Times New Roman"/>
          <w:lang w:val="de-DE" w:eastAsia="de-DE"/>
          <w:rPrChange w:id="203" w:author="jessica garzke" w:date="2019-03-25T09:49:00Z">
            <w:rPr>
              <w:rFonts w:ascii="Times New Roman" w:hAnsi="Times New Roman"/>
              <w:lang w:val="en-US" w:eastAsia="de-DE"/>
            </w:rPr>
          </w:rPrChange>
        </w:rPr>
        <w:t xml:space="preserve">. 1997;148: 287–200. </w:t>
      </w:r>
    </w:p>
    <w:p w14:paraId="2E9A2378" w14:textId="00791004"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sidRPr="008D42BD">
        <w:rPr>
          <w:rFonts w:ascii="Times New Roman" w:hAnsi="Times New Roman"/>
          <w:lang w:val="de-DE" w:eastAsia="de-DE"/>
          <w:rPrChange w:id="204" w:author="jessica garzke" w:date="2019-03-25T09:49:00Z">
            <w:rPr>
              <w:rFonts w:ascii="Times New Roman" w:hAnsi="Times New Roman"/>
              <w:lang w:val="en-US" w:eastAsia="de-DE"/>
            </w:rPr>
          </w:rPrChange>
        </w:rPr>
        <w:t>63.</w:t>
      </w:r>
      <w:r w:rsidRPr="008D42BD">
        <w:rPr>
          <w:rFonts w:ascii="Times New Roman" w:hAnsi="Times New Roman"/>
          <w:lang w:val="de-DE" w:eastAsia="de-DE"/>
          <w:rPrChange w:id="205" w:author="jessica garzke" w:date="2019-03-25T09:49:00Z">
            <w:rPr>
              <w:rFonts w:ascii="Times New Roman" w:hAnsi="Times New Roman"/>
              <w:lang w:val="en-US" w:eastAsia="de-DE"/>
            </w:rPr>
          </w:rPrChange>
        </w:rPr>
        <w:tab/>
      </w:r>
      <w:proofErr w:type="spellStart"/>
      <w:r w:rsidRPr="008D42BD">
        <w:rPr>
          <w:rFonts w:ascii="Times New Roman" w:hAnsi="Times New Roman"/>
          <w:lang w:val="de-DE" w:eastAsia="de-DE"/>
          <w:rPrChange w:id="206" w:author="jessica garzke" w:date="2019-03-25T09:49:00Z">
            <w:rPr>
              <w:rFonts w:ascii="Times New Roman" w:hAnsi="Times New Roman"/>
              <w:lang w:val="en-US" w:eastAsia="de-DE"/>
            </w:rPr>
          </w:rPrChange>
        </w:rPr>
        <w:t>Marzolf</w:t>
      </w:r>
      <w:proofErr w:type="spellEnd"/>
      <w:r w:rsidRPr="008D42BD">
        <w:rPr>
          <w:rFonts w:ascii="Times New Roman" w:hAnsi="Times New Roman"/>
          <w:lang w:val="de-DE" w:eastAsia="de-DE"/>
          <w:rPrChange w:id="207" w:author="jessica garzke" w:date="2019-03-25T09:49:00Z">
            <w:rPr>
              <w:rFonts w:ascii="Times New Roman" w:hAnsi="Times New Roman"/>
              <w:lang w:val="en-US" w:eastAsia="de-DE"/>
            </w:rPr>
          </w:rPrChange>
        </w:rPr>
        <w:t xml:space="preserve"> ER, </w:t>
      </w:r>
      <w:proofErr w:type="spellStart"/>
      <w:r w:rsidRPr="008D42BD">
        <w:rPr>
          <w:rFonts w:ascii="Times New Roman" w:hAnsi="Times New Roman"/>
          <w:lang w:val="de-DE" w:eastAsia="de-DE"/>
          <w:rPrChange w:id="208" w:author="jessica garzke" w:date="2019-03-25T09:49:00Z">
            <w:rPr>
              <w:rFonts w:ascii="Times New Roman" w:hAnsi="Times New Roman"/>
              <w:lang w:val="en-US" w:eastAsia="de-DE"/>
            </w:rPr>
          </w:rPrChange>
        </w:rPr>
        <w:t>Mulholland</w:t>
      </w:r>
      <w:proofErr w:type="spellEnd"/>
      <w:r w:rsidRPr="008D42BD">
        <w:rPr>
          <w:rFonts w:ascii="Times New Roman" w:hAnsi="Times New Roman"/>
          <w:lang w:val="de-DE" w:eastAsia="de-DE"/>
          <w:rPrChange w:id="209" w:author="jessica garzke" w:date="2019-03-25T09:49:00Z">
            <w:rPr>
              <w:rFonts w:ascii="Times New Roman" w:hAnsi="Times New Roman"/>
              <w:lang w:val="en-US" w:eastAsia="de-DE"/>
            </w:rPr>
          </w:rPrChange>
        </w:rPr>
        <w:t xml:space="preserve"> PJ, Steinman AD. </w:t>
      </w:r>
      <w:r>
        <w:rPr>
          <w:rFonts w:ascii="Times New Roman" w:hAnsi="Times New Roman"/>
          <w:lang w:val="en-US" w:eastAsia="de-DE"/>
        </w:rPr>
        <w:t xml:space="preserve">Improvements to the Diurnal Upstream–Downstream Dissolved Oxygen Change Technique for Determining Whole-Stream Metabolism in Small Streams. Can J Fish Aquat Sci. </w:t>
      </w:r>
      <w:del w:id="210" w:author="jessica garzke" w:date="2019-03-25T14:54:00Z">
        <w:r w:rsidDel="00381E44">
          <w:rPr>
            <w:rFonts w:ascii="Times New Roman" w:hAnsi="Times New Roman"/>
            <w:lang w:val="en-US" w:eastAsia="de-DE"/>
          </w:rPr>
          <w:delText xml:space="preserve">NRC Research Press; </w:delText>
        </w:r>
      </w:del>
      <w:r>
        <w:rPr>
          <w:rFonts w:ascii="Times New Roman" w:hAnsi="Times New Roman"/>
          <w:lang w:val="en-US" w:eastAsia="de-DE"/>
        </w:rPr>
        <w:t>1994;51: 1591–1599.</w:t>
      </w:r>
      <w:del w:id="211" w:author="jessica garzke" w:date="2019-03-25T14:54:00Z">
        <w:r w:rsidDel="00381E44">
          <w:rPr>
            <w:rFonts w:ascii="Times New Roman" w:hAnsi="Times New Roman"/>
            <w:lang w:val="en-US" w:eastAsia="de-DE"/>
          </w:rPr>
          <w:delText xml:space="preserve"> doi:10.1139/f94-158</w:delText>
        </w:r>
      </w:del>
    </w:p>
    <w:p w14:paraId="6A4F7BF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64.</w:t>
      </w:r>
      <w:r>
        <w:rPr>
          <w:rFonts w:ascii="Times New Roman" w:hAnsi="Times New Roman"/>
          <w:lang w:val="en-US" w:eastAsia="de-DE"/>
        </w:rPr>
        <w:tab/>
        <w:t xml:space="preserve">Moore ML. NALMS management guide for lakes and reservoirs. North American Lake Management Society. North American Lake Management Society. 1989. </w:t>
      </w:r>
    </w:p>
    <w:p w14:paraId="0652EC74" w14:textId="29A638A8"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65.</w:t>
      </w:r>
      <w:r>
        <w:rPr>
          <w:rFonts w:ascii="Times New Roman" w:hAnsi="Times New Roman"/>
          <w:lang w:val="en-US" w:eastAsia="de-DE"/>
        </w:rPr>
        <w:tab/>
        <w:t>Schoolfield RM. Non-linear regression of biological temperature-dependent rate models based on absolute reaction-rate theory. J</w:t>
      </w:r>
      <w:ins w:id="212" w:author="jessica garzke" w:date="2019-03-25T14:54:00Z">
        <w:r w:rsidR="00381E44">
          <w:rPr>
            <w:rFonts w:ascii="Times New Roman" w:hAnsi="Times New Roman"/>
            <w:lang w:val="en-US" w:eastAsia="de-DE"/>
          </w:rPr>
          <w:t xml:space="preserve"> </w:t>
        </w:r>
      </w:ins>
      <w:del w:id="213" w:author="jessica garzke" w:date="2019-03-25T14:54:00Z">
        <w:r w:rsidDel="00381E44">
          <w:rPr>
            <w:rFonts w:ascii="Times New Roman" w:hAnsi="Times New Roman"/>
            <w:lang w:val="en-US" w:eastAsia="de-DE"/>
          </w:rPr>
          <w:delText xml:space="preserve">ournal of </w:delText>
        </w:r>
      </w:del>
      <w:proofErr w:type="spellStart"/>
      <w:r>
        <w:rPr>
          <w:rFonts w:ascii="Times New Roman" w:hAnsi="Times New Roman"/>
          <w:lang w:val="en-US" w:eastAsia="de-DE"/>
        </w:rPr>
        <w:t>Theor</w:t>
      </w:r>
      <w:proofErr w:type="spellEnd"/>
      <w:del w:id="214" w:author="jessica garzke" w:date="2019-03-25T14:55:00Z">
        <w:r w:rsidDel="00381E44">
          <w:rPr>
            <w:rFonts w:ascii="Times New Roman" w:hAnsi="Times New Roman"/>
            <w:lang w:val="en-US" w:eastAsia="de-DE"/>
          </w:rPr>
          <w:delText>etical</w:delText>
        </w:r>
      </w:del>
      <w:r>
        <w:rPr>
          <w:rFonts w:ascii="Times New Roman" w:hAnsi="Times New Roman"/>
          <w:lang w:val="en-US" w:eastAsia="de-DE"/>
        </w:rPr>
        <w:t xml:space="preserve"> Biol</w:t>
      </w:r>
      <w:del w:id="215" w:author="jessica garzke" w:date="2019-03-25T14:55:00Z">
        <w:r w:rsidDel="00381E44">
          <w:rPr>
            <w:rFonts w:ascii="Times New Roman" w:hAnsi="Times New Roman"/>
            <w:lang w:val="en-US" w:eastAsia="de-DE"/>
          </w:rPr>
          <w:delText>ogy</w:delText>
        </w:r>
      </w:del>
      <w:r>
        <w:rPr>
          <w:rFonts w:ascii="Times New Roman" w:hAnsi="Times New Roman"/>
          <w:lang w:val="en-US" w:eastAsia="de-DE"/>
        </w:rPr>
        <w:t xml:space="preserve">. 1981;88: 719–731. </w:t>
      </w:r>
    </w:p>
    <w:p w14:paraId="3645C315" w14:textId="471FF41C"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66.</w:t>
      </w:r>
      <w:r>
        <w:rPr>
          <w:rFonts w:ascii="Times New Roman" w:hAnsi="Times New Roman"/>
          <w:lang w:val="en-US" w:eastAsia="de-DE"/>
        </w:rPr>
        <w:tab/>
        <w:t>Cottingham KL, Cottingham KL, Lennon JT, Lennon JT, Brown BL, Brown BL. Knowing when to draw the line: designing more informative ecological experiments. Front</w:t>
      </w:r>
      <w:del w:id="216" w:author="jessica garzke" w:date="2019-03-25T14:55:00Z">
        <w:r w:rsidDel="00381E44">
          <w:rPr>
            <w:rFonts w:ascii="Times New Roman" w:hAnsi="Times New Roman"/>
            <w:lang w:val="en-US" w:eastAsia="de-DE"/>
          </w:rPr>
          <w:delText>iers</w:delText>
        </w:r>
      </w:del>
      <w:r>
        <w:rPr>
          <w:rFonts w:ascii="Times New Roman" w:hAnsi="Times New Roman"/>
          <w:lang w:val="en-US" w:eastAsia="de-DE"/>
        </w:rPr>
        <w:t xml:space="preserve"> </w:t>
      </w:r>
      <w:del w:id="217" w:author="jessica garzke" w:date="2019-03-25T14:55:00Z">
        <w:r w:rsidDel="00381E44">
          <w:rPr>
            <w:rFonts w:ascii="Times New Roman" w:hAnsi="Times New Roman"/>
            <w:lang w:val="en-US" w:eastAsia="de-DE"/>
          </w:rPr>
          <w:delText xml:space="preserve">in </w:delText>
        </w:r>
      </w:del>
      <w:proofErr w:type="spellStart"/>
      <w:r>
        <w:rPr>
          <w:rFonts w:ascii="Times New Roman" w:hAnsi="Times New Roman"/>
          <w:lang w:val="en-US" w:eastAsia="de-DE"/>
        </w:rPr>
        <w:t>Ecol</w:t>
      </w:r>
      <w:proofErr w:type="spellEnd"/>
      <w:del w:id="218" w:author="jessica garzke" w:date="2019-03-25T14:55:00Z">
        <w:r w:rsidDel="00381E44">
          <w:rPr>
            <w:rFonts w:ascii="Times New Roman" w:hAnsi="Times New Roman"/>
            <w:lang w:val="en-US" w:eastAsia="de-DE"/>
          </w:rPr>
          <w:delText>ogy</w:delText>
        </w:r>
      </w:del>
      <w:r>
        <w:rPr>
          <w:rFonts w:ascii="Times New Roman" w:hAnsi="Times New Roman"/>
          <w:lang w:val="en-US" w:eastAsia="de-DE"/>
        </w:rPr>
        <w:t xml:space="preserve"> </w:t>
      </w:r>
      <w:del w:id="219" w:author="jessica garzke" w:date="2019-03-25T14:55:00Z">
        <w:r w:rsidDel="00381E44">
          <w:rPr>
            <w:rFonts w:ascii="Times New Roman" w:hAnsi="Times New Roman"/>
            <w:lang w:val="en-US" w:eastAsia="de-DE"/>
          </w:rPr>
          <w:delText xml:space="preserve">and the </w:delText>
        </w:r>
      </w:del>
      <w:r>
        <w:rPr>
          <w:rFonts w:ascii="Times New Roman" w:hAnsi="Times New Roman"/>
          <w:lang w:val="en-US" w:eastAsia="de-DE"/>
        </w:rPr>
        <w:t>Environ</w:t>
      </w:r>
      <w:del w:id="220" w:author="jessica garzke" w:date="2019-03-25T14:55:00Z">
        <w:r w:rsidDel="00381E44">
          <w:rPr>
            <w:rFonts w:ascii="Times New Roman" w:hAnsi="Times New Roman"/>
            <w:lang w:val="en-US" w:eastAsia="de-DE"/>
          </w:rPr>
          <w:delText>ment</w:delText>
        </w:r>
      </w:del>
      <w:r>
        <w:rPr>
          <w:rFonts w:ascii="Times New Roman" w:hAnsi="Times New Roman"/>
          <w:lang w:val="en-US" w:eastAsia="de-DE"/>
        </w:rPr>
        <w:t xml:space="preserve">. </w:t>
      </w:r>
      <w:del w:id="221" w:author="jessica garzke" w:date="2019-03-25T14:55:00Z">
        <w:r w:rsidDel="00381E44">
          <w:rPr>
            <w:rFonts w:ascii="Times New Roman" w:hAnsi="Times New Roman"/>
            <w:lang w:val="en-US" w:eastAsia="de-DE"/>
          </w:rPr>
          <w:delText xml:space="preserve">Ecological Society of America; </w:delText>
        </w:r>
      </w:del>
      <w:r>
        <w:rPr>
          <w:rFonts w:ascii="Times New Roman" w:hAnsi="Times New Roman"/>
          <w:lang w:val="en-US" w:eastAsia="de-DE"/>
        </w:rPr>
        <w:t>2005;3: 145–152.</w:t>
      </w:r>
      <w:del w:id="222" w:author="jessica garzke" w:date="2019-03-25T14:56:00Z">
        <w:r w:rsidDel="00381E44">
          <w:rPr>
            <w:rFonts w:ascii="Times New Roman" w:hAnsi="Times New Roman"/>
            <w:lang w:val="en-US" w:eastAsia="de-DE"/>
          </w:rPr>
          <w:delText xml:space="preserve"> doi:10.1890/1540-9295(2005)003[0145:KWTDTL]2.0.CO;2</w:delText>
        </w:r>
      </w:del>
    </w:p>
    <w:p w14:paraId="2D59C529"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67.</w:t>
      </w:r>
      <w:r>
        <w:rPr>
          <w:rFonts w:ascii="Times New Roman" w:hAnsi="Times New Roman"/>
          <w:lang w:val="en-US" w:eastAsia="de-DE"/>
        </w:rPr>
        <w:tab/>
        <w:t>Gotelli NJ, Ellison AM. Chapter 7: A Bestiary of Experimental &amp; Sampling Designs. A Primer of Ecological Statistics. 2nd ed. Sunderland, Massachusetts, USA: Sinauer Associates Incorporated; 2013. p. 614. Available: http://www.worldcat.org/title/primer-of-ecological-statistics/oclc/814529364</w:t>
      </w:r>
    </w:p>
    <w:p w14:paraId="67ED8923" w14:textId="3164860E"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68.</w:t>
      </w:r>
      <w:r>
        <w:rPr>
          <w:rFonts w:ascii="Times New Roman" w:hAnsi="Times New Roman"/>
          <w:lang w:val="en-US" w:eastAsia="de-DE"/>
        </w:rPr>
        <w:tab/>
        <w:t xml:space="preserve">van de Pol M, Wright J. A simple method for distinguishing within- versus between-subject effects using mixed models. Animal </w:t>
      </w:r>
      <w:proofErr w:type="spellStart"/>
      <w:r>
        <w:rPr>
          <w:rFonts w:ascii="Times New Roman" w:hAnsi="Times New Roman"/>
          <w:lang w:val="en-US" w:eastAsia="de-DE"/>
        </w:rPr>
        <w:t>Behav</w:t>
      </w:r>
      <w:proofErr w:type="spellEnd"/>
      <w:ins w:id="223" w:author="jessica garzke" w:date="2019-03-25T14:56:00Z">
        <w:r w:rsidR="00381E44">
          <w:rPr>
            <w:rFonts w:ascii="Times New Roman" w:hAnsi="Times New Roman"/>
            <w:lang w:val="en-US" w:eastAsia="de-DE"/>
          </w:rPr>
          <w:t xml:space="preserve">. </w:t>
        </w:r>
      </w:ins>
      <w:del w:id="224" w:author="jessica garzke" w:date="2019-03-25T14:56:00Z">
        <w:r w:rsidDel="00381E44">
          <w:rPr>
            <w:rFonts w:ascii="Times New Roman" w:hAnsi="Times New Roman"/>
            <w:lang w:val="en-US" w:eastAsia="de-DE"/>
          </w:rPr>
          <w:delText xml:space="preserve">iour. Animal Behaviour; </w:delText>
        </w:r>
      </w:del>
      <w:r>
        <w:rPr>
          <w:rFonts w:ascii="Times New Roman" w:hAnsi="Times New Roman"/>
          <w:lang w:val="en-US" w:eastAsia="de-DE"/>
        </w:rPr>
        <w:t>2009;77: 753–758.</w:t>
      </w:r>
      <w:del w:id="225" w:author="jessica garzke" w:date="2019-03-25T14:56:00Z">
        <w:r w:rsidDel="00381E44">
          <w:rPr>
            <w:rFonts w:ascii="Times New Roman" w:hAnsi="Times New Roman"/>
            <w:lang w:val="en-US" w:eastAsia="de-DE"/>
          </w:rPr>
          <w:delText xml:space="preserve"> doi:10.1016/j.anbehav.2008.11.006</w:delText>
        </w:r>
      </w:del>
    </w:p>
    <w:p w14:paraId="1EB2FC5A"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69.</w:t>
      </w:r>
      <w:r>
        <w:rPr>
          <w:rFonts w:ascii="Times New Roman" w:hAnsi="Times New Roman"/>
          <w:lang w:val="en-US" w:eastAsia="de-DE"/>
        </w:rPr>
        <w:tab/>
        <w:t xml:space="preserve">O'Connor M, Bruno JF, Gaines SD, Halpern BS, Lester S, Kinlan BP, et al. Temperature control of larval dispersal and the implications for marine ecology, evolution, and conservation. Proc Natl Acad Sci USA. 2007;104: 1266–1271. </w:t>
      </w:r>
    </w:p>
    <w:p w14:paraId="5387CD1B" w14:textId="241B222D"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70.</w:t>
      </w:r>
      <w:r>
        <w:rPr>
          <w:rFonts w:ascii="Times New Roman" w:hAnsi="Times New Roman"/>
          <w:lang w:val="en-US" w:eastAsia="de-DE"/>
        </w:rPr>
        <w:tab/>
        <w:t>Figueiras A, Domenech-Massons JM, Cadarso C. Regression models: calculating the confidence interval of effects in the presence of interactions. Stat Med. 1998;17: 2099–2105.</w:t>
      </w:r>
      <w:bookmarkStart w:id="226" w:name="_GoBack"/>
      <w:bookmarkEnd w:id="226"/>
      <w:del w:id="227" w:author="jessica garzke" w:date="2019-03-25T14:56:00Z">
        <w:r w:rsidDel="00381E44">
          <w:rPr>
            <w:rFonts w:ascii="Times New Roman" w:hAnsi="Times New Roman"/>
            <w:lang w:val="en-US" w:eastAsia="de-DE"/>
          </w:rPr>
          <w:delText xml:space="preserve"> Available: http://eutils.ncbi.nlm.nih.gov/entrez/eutils/elink.fcgi?dbfrom=pubmed&amp;id=9789916&amp;retmode=ref&amp;cmd=prlinks</w:delText>
        </w:r>
      </w:del>
    </w:p>
    <w:p w14:paraId="3F7A31D6" w14:textId="3379C3CF" w:rsidR="00421934" w:rsidRPr="0084135A" w:rsidRDefault="00FA3172" w:rsidP="00FC27DB">
      <w:pPr>
        <w:tabs>
          <w:tab w:val="left" w:pos="640"/>
        </w:tabs>
        <w:autoSpaceDE w:val="0"/>
        <w:autoSpaceDN w:val="0"/>
        <w:adjustRightInd w:val="0"/>
        <w:spacing w:after="240"/>
        <w:ind w:left="640" w:hanging="640"/>
        <w:rPr>
          <w:rFonts w:ascii="Times New Roman" w:hAnsi="Times New Roman"/>
        </w:rPr>
      </w:pPr>
      <w:r w:rsidRPr="0084135A">
        <w:rPr>
          <w:rFonts w:ascii="Times New Roman" w:hAnsi="Times New Roman"/>
        </w:rPr>
        <w:fldChar w:fldCharType="end"/>
      </w:r>
    </w:p>
    <w:p w14:paraId="4DD6A314" w14:textId="77777777" w:rsidR="00FA3172" w:rsidRPr="0084135A" w:rsidRDefault="00FA3172" w:rsidP="008A07DA">
      <w:pPr>
        <w:spacing w:after="0" w:line="480" w:lineRule="auto"/>
        <w:rPr>
          <w:rFonts w:ascii="Times New Roman" w:hAnsi="Times New Roman"/>
        </w:rPr>
      </w:pPr>
    </w:p>
    <w:sectPr w:rsidR="00FA3172" w:rsidRPr="0084135A" w:rsidSect="00410099">
      <w:footerReference w:type="even" r:id="rId16"/>
      <w:footerReference w:type="default" r:id="rId17"/>
      <w:pgSz w:w="11904" w:h="16834"/>
      <w:pgMar w:top="1418" w:right="1418" w:bottom="1134" w:left="1418" w:header="709" w:footer="709" w:gutter="0"/>
      <w:lnNumType w:countBy="1" w:restart="continuous"/>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E71F2" w14:textId="77777777" w:rsidR="00392873" w:rsidRDefault="00392873" w:rsidP="000C117D">
      <w:pPr>
        <w:spacing w:after="0"/>
      </w:pPr>
      <w:r>
        <w:separator/>
      </w:r>
    </w:p>
  </w:endnote>
  <w:endnote w:type="continuationSeparator" w:id="0">
    <w:p w14:paraId="544DA79E" w14:textId="77777777" w:rsidR="00392873" w:rsidRDefault="00392873" w:rsidP="000C117D">
      <w:pPr>
        <w:spacing w:after="0"/>
      </w:pPr>
      <w:r>
        <w:continuationSeparator/>
      </w:r>
    </w:p>
  </w:endnote>
  <w:endnote w:type="continuationNotice" w:id="1">
    <w:p w14:paraId="02155AEC" w14:textId="77777777" w:rsidR="00392873" w:rsidRDefault="0039287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aramond Premr Pro">
    <w:panose1 w:val="020B0604020202020204"/>
    <w:charset w:val="00"/>
    <w:family w:val="roman"/>
    <w:notTrueType/>
    <w:pitch w:val="variable"/>
    <w:sig w:usb0="E00002BF" w:usb1="5000E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AB044" w14:textId="77777777" w:rsidR="008D42BD" w:rsidRDefault="008D42BD"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end"/>
    </w:r>
  </w:p>
  <w:p w14:paraId="5E28D5AD" w14:textId="77777777" w:rsidR="008D42BD" w:rsidRDefault="008D42BD" w:rsidP="00B868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B60CE" w14:textId="77777777" w:rsidR="008D42BD" w:rsidRDefault="008D42BD"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E9D948D" w14:textId="77777777" w:rsidR="008D42BD" w:rsidRDefault="008D42BD" w:rsidP="00B868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E5775" w14:textId="77777777" w:rsidR="00392873" w:rsidRDefault="00392873" w:rsidP="000C117D">
      <w:pPr>
        <w:spacing w:after="0"/>
      </w:pPr>
      <w:r>
        <w:separator/>
      </w:r>
    </w:p>
  </w:footnote>
  <w:footnote w:type="continuationSeparator" w:id="0">
    <w:p w14:paraId="2FF6620E" w14:textId="77777777" w:rsidR="00392873" w:rsidRDefault="00392873" w:rsidP="000C117D">
      <w:pPr>
        <w:spacing w:after="0"/>
      </w:pPr>
      <w:r>
        <w:continuationSeparator/>
      </w:r>
    </w:p>
  </w:footnote>
  <w:footnote w:type="continuationNotice" w:id="1">
    <w:p w14:paraId="518E51D7" w14:textId="77777777" w:rsidR="00392873" w:rsidRDefault="0039287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5E988522"/>
    <w:lvl w:ilvl="0">
      <w:start w:val="1"/>
      <w:numFmt w:val="decimal"/>
      <w:lvlText w:val="%1."/>
      <w:lvlJc w:val="left"/>
      <w:pPr>
        <w:tabs>
          <w:tab w:val="num" w:pos="720"/>
        </w:tabs>
        <w:ind w:left="720" w:hanging="360"/>
      </w:pPr>
    </w:lvl>
  </w:abstractNum>
  <w:abstractNum w:abstractNumId="1" w15:restartNumberingAfterBreak="0">
    <w:nsid w:val="FFFFFF80"/>
    <w:multiLevelType w:val="singleLevel"/>
    <w:tmpl w:val="0FC41B7A"/>
    <w:lvl w:ilvl="0">
      <w:start w:val="1"/>
      <w:numFmt w:val="bullet"/>
      <w:lvlText w:val=""/>
      <w:lvlJc w:val="left"/>
      <w:pPr>
        <w:tabs>
          <w:tab w:val="num" w:pos="1800"/>
        </w:tabs>
        <w:ind w:left="1800" w:hanging="360"/>
      </w:pPr>
      <w:rPr>
        <w:rFonts w:ascii="Symbol" w:hAnsi="Symbol" w:hint="default"/>
      </w:rPr>
    </w:lvl>
  </w:abstractNum>
  <w:abstractNum w:abstractNumId="2" w15:restartNumberingAfterBreak="0">
    <w:nsid w:val="FFFFFF83"/>
    <w:multiLevelType w:val="singleLevel"/>
    <w:tmpl w:val="9BE4E044"/>
    <w:lvl w:ilvl="0">
      <w:start w:val="1"/>
      <w:numFmt w:val="bullet"/>
      <w:lvlText w:val=""/>
      <w:lvlJc w:val="left"/>
      <w:pPr>
        <w:tabs>
          <w:tab w:val="num" w:pos="720"/>
        </w:tabs>
        <w:ind w:left="720" w:hanging="360"/>
      </w:pPr>
      <w:rPr>
        <w:rFonts w:ascii="Symbol" w:hAnsi="Symbol" w:hint="default"/>
      </w:rPr>
    </w:lvl>
  </w:abstractNum>
  <w:abstractNum w:abstractNumId="3" w15:restartNumberingAfterBreak="0">
    <w:nsid w:val="11522E3E"/>
    <w:multiLevelType w:val="hybridMultilevel"/>
    <w:tmpl w:val="3EA2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62ABF"/>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1A0E4769"/>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243254B4"/>
    <w:multiLevelType w:val="hybridMultilevel"/>
    <w:tmpl w:val="9A10CF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F97B3E"/>
    <w:multiLevelType w:val="hybridMultilevel"/>
    <w:tmpl w:val="ADD43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6D26E4"/>
    <w:multiLevelType w:val="hybridMultilevel"/>
    <w:tmpl w:val="22D6C010"/>
    <w:lvl w:ilvl="0" w:tplc="63760348">
      <w:numFmt w:val="bullet"/>
      <w:lvlText w:val="-"/>
      <w:lvlJc w:val="left"/>
      <w:pPr>
        <w:ind w:left="720" w:hanging="360"/>
      </w:pPr>
      <w:rPr>
        <w:rFonts w:ascii="Times New Roman" w:eastAsia="Cambr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D21FDF"/>
    <w:multiLevelType w:val="hybridMultilevel"/>
    <w:tmpl w:val="E258F42E"/>
    <w:lvl w:ilvl="0" w:tplc="689C8912">
      <w:start w:val="2"/>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F67C0"/>
    <w:multiLevelType w:val="hybridMultilevel"/>
    <w:tmpl w:val="87E267E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E673E49"/>
    <w:multiLevelType w:val="hybridMultilevel"/>
    <w:tmpl w:val="9690B4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F863C6"/>
    <w:multiLevelType w:val="hybridMultilevel"/>
    <w:tmpl w:val="8454E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34EE7"/>
    <w:multiLevelType w:val="hybridMultilevel"/>
    <w:tmpl w:val="0BF875C2"/>
    <w:lvl w:ilvl="0" w:tplc="1B003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8B187A"/>
    <w:multiLevelType w:val="hybridMultilevel"/>
    <w:tmpl w:val="A044E58C"/>
    <w:lvl w:ilvl="0" w:tplc="1A1A9564">
      <w:numFmt w:val="bullet"/>
      <w:lvlText w:val="-"/>
      <w:lvlJc w:val="left"/>
      <w:pPr>
        <w:ind w:left="720" w:hanging="360"/>
      </w:pPr>
      <w:rPr>
        <w:rFonts w:ascii="Arial" w:eastAsia="Cambria" w:hAnsi="Aria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A34C3F"/>
    <w:multiLevelType w:val="hybridMultilevel"/>
    <w:tmpl w:val="E3327134"/>
    <w:lvl w:ilvl="0" w:tplc="9E64117A">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02950"/>
    <w:multiLevelType w:val="hybridMultilevel"/>
    <w:tmpl w:val="4A06421A"/>
    <w:lvl w:ilvl="0" w:tplc="C9AA077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C27A8"/>
    <w:multiLevelType w:val="hybridMultilevel"/>
    <w:tmpl w:val="80E2C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645837"/>
    <w:multiLevelType w:val="hybridMultilevel"/>
    <w:tmpl w:val="1F404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0161A"/>
    <w:multiLevelType w:val="hybridMultilevel"/>
    <w:tmpl w:val="A7BEB56E"/>
    <w:lvl w:ilvl="0" w:tplc="93103E26">
      <w:numFmt w:val="bullet"/>
      <w:lvlText w:val="-"/>
      <w:lvlJc w:val="left"/>
      <w:pPr>
        <w:ind w:left="720" w:hanging="360"/>
      </w:pPr>
      <w:rPr>
        <w:rFonts w:ascii="Cambria" w:eastAsia="Cambria" w:hAnsi="Cambria" w:cs="Times New Roman"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6E44CD3"/>
    <w:multiLevelType w:val="hybridMultilevel"/>
    <w:tmpl w:val="14D6CDEA"/>
    <w:lvl w:ilvl="0" w:tplc="3A401362">
      <w:start w:val="1"/>
      <w:numFmt w:val="lowerRoman"/>
      <w:lvlText w:val="%1)"/>
      <w:lvlJc w:val="left"/>
      <w:pPr>
        <w:ind w:left="1420" w:hanging="720"/>
      </w:pPr>
      <w:rPr>
        <w:rFonts w:hint="default"/>
        <w:i/>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1" w15:restartNumberingAfterBreak="0">
    <w:nsid w:val="796E4EE4"/>
    <w:multiLevelType w:val="hybridMultilevel"/>
    <w:tmpl w:val="664280B2"/>
    <w:lvl w:ilvl="0" w:tplc="E104E024">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4"/>
  </w:num>
  <w:num w:numId="5">
    <w:abstractNumId w:val="17"/>
  </w:num>
  <w:num w:numId="6">
    <w:abstractNumId w:val="18"/>
  </w:num>
  <w:num w:numId="7">
    <w:abstractNumId w:val="11"/>
  </w:num>
  <w:num w:numId="8">
    <w:abstractNumId w:val="13"/>
  </w:num>
  <w:num w:numId="9">
    <w:abstractNumId w:val="19"/>
  </w:num>
  <w:num w:numId="10">
    <w:abstractNumId w:val="6"/>
  </w:num>
  <w:num w:numId="11">
    <w:abstractNumId w:val="10"/>
  </w:num>
  <w:num w:numId="12">
    <w:abstractNumId w:val="16"/>
  </w:num>
  <w:num w:numId="13">
    <w:abstractNumId w:val="3"/>
  </w:num>
  <w:num w:numId="14">
    <w:abstractNumId w:val="21"/>
  </w:num>
  <w:num w:numId="15">
    <w:abstractNumId w:val="15"/>
  </w:num>
  <w:num w:numId="16">
    <w:abstractNumId w:val="8"/>
  </w:num>
  <w:num w:numId="17">
    <w:abstractNumId w:val="9"/>
  </w:num>
  <w:num w:numId="18">
    <w:abstractNumId w:val="20"/>
  </w:num>
  <w:num w:numId="19">
    <w:abstractNumId w:val="12"/>
  </w:num>
  <w:num w:numId="20">
    <w:abstractNumId w:val="0"/>
  </w:num>
  <w:num w:numId="21">
    <w:abstractNumId w:val="1"/>
  </w:num>
  <w:num w:numId="2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ssica garzke">
    <w15:presenceInfo w15:providerId="Windows Live" w15:userId="db137074453365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embedSystemFonts/>
  <w:hideSpellingErrors/>
  <w:hideGrammaticalErrors/>
  <w:proofState w:spelling="clean" w:grammar="clean"/>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Cambria&lt;/FontName&gt;&lt;FontSize&gt;12&lt;/FontSize&gt;&lt;ReflistTitle&gt;Ref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0vtvf9xy5tz2oeafpw5trfoxvra2fz2e2wx&quot;&gt;Plankton-Converted&lt;record-ids&gt;&lt;item&gt;1&lt;/item&gt;&lt;item&gt;3&lt;/item&gt;&lt;item&gt;17&lt;/item&gt;&lt;item&gt;50&lt;/item&gt;&lt;item&gt;74&lt;/item&gt;&lt;item&gt;75&lt;/item&gt;&lt;item&gt;81&lt;/item&gt;&lt;item&gt;82&lt;/item&gt;&lt;item&gt;128&lt;/item&gt;&lt;item&gt;138&lt;/item&gt;&lt;item&gt;203&lt;/item&gt;&lt;item&gt;266&lt;/item&gt;&lt;item&gt;270&lt;/item&gt;&lt;item&gt;271&lt;/item&gt;&lt;item&gt;272&lt;/item&gt;&lt;item&gt;275&lt;/item&gt;&lt;item&gt;276&lt;/item&gt;&lt;item&gt;278&lt;/item&gt;&lt;item&gt;350&lt;/item&gt;&lt;item&gt;352&lt;/item&gt;&lt;item&gt;364&lt;/item&gt;&lt;item&gt;365&lt;/item&gt;&lt;item&gt;370&lt;/item&gt;&lt;item&gt;371&lt;/item&gt;&lt;item&gt;433&lt;/item&gt;&lt;item&gt;435&lt;/item&gt;&lt;item&gt;436&lt;/item&gt;&lt;item&gt;438&lt;/item&gt;&lt;item&gt;452&lt;/item&gt;&lt;item&gt;453&lt;/item&gt;&lt;item&gt;454&lt;/item&gt;&lt;item&gt;469&lt;/item&gt;&lt;item&gt;492&lt;/item&gt;&lt;item&gt;497&lt;/item&gt;&lt;item&gt;502&lt;/item&gt;&lt;item&gt;504&lt;/item&gt;&lt;item&gt;507&lt;/item&gt;&lt;item&gt;532&lt;/item&gt;&lt;item&gt;616&lt;/item&gt;&lt;item&gt;617&lt;/item&gt;&lt;item&gt;618&lt;/item&gt;&lt;item&gt;626&lt;/item&gt;&lt;item&gt;636&lt;/item&gt;&lt;item&gt;771&lt;/item&gt;&lt;item&gt;778&lt;/item&gt;&lt;item&gt;779&lt;/item&gt;&lt;item&gt;816&lt;/item&gt;&lt;item&gt;892&lt;/item&gt;&lt;item&gt;893&lt;/item&gt;&lt;item&gt;896&lt;/item&gt;&lt;item&gt;897&lt;/item&gt;&lt;item&gt;898&lt;/item&gt;&lt;item&gt;899&lt;/item&gt;&lt;item&gt;901&lt;/item&gt;&lt;item&gt;954&lt;/item&gt;&lt;item&gt;956&lt;/item&gt;&lt;item&gt;958&lt;/item&gt;&lt;item&gt;959&lt;/item&gt;&lt;item&gt;960&lt;/item&gt;&lt;item&gt;961&lt;/item&gt;&lt;item&gt;962&lt;/item&gt;&lt;item&gt;963&lt;/item&gt;&lt;item&gt;964&lt;/item&gt;&lt;item&gt;965&lt;/item&gt;&lt;item&gt;966&lt;/item&gt;&lt;item&gt;967&lt;/item&gt;&lt;item&gt;968&lt;/item&gt;&lt;item&gt;969&lt;/item&gt;&lt;/record-ids&gt;&lt;/item&gt;&lt;/Libraries&gt;"/>
  </w:docVars>
  <w:rsids>
    <w:rsidRoot w:val="00DB2405"/>
    <w:rsid w:val="00000537"/>
    <w:rsid w:val="00000969"/>
    <w:rsid w:val="000010E5"/>
    <w:rsid w:val="0000170C"/>
    <w:rsid w:val="000024C8"/>
    <w:rsid w:val="00002C1C"/>
    <w:rsid w:val="00004DBC"/>
    <w:rsid w:val="0000506F"/>
    <w:rsid w:val="00006561"/>
    <w:rsid w:val="000067B2"/>
    <w:rsid w:val="00006BD0"/>
    <w:rsid w:val="00007BF8"/>
    <w:rsid w:val="000102B0"/>
    <w:rsid w:val="000105D1"/>
    <w:rsid w:val="000126DC"/>
    <w:rsid w:val="00012D20"/>
    <w:rsid w:val="000136AF"/>
    <w:rsid w:val="00013932"/>
    <w:rsid w:val="000140BC"/>
    <w:rsid w:val="00015009"/>
    <w:rsid w:val="00015513"/>
    <w:rsid w:val="00015B87"/>
    <w:rsid w:val="00015F2D"/>
    <w:rsid w:val="00016489"/>
    <w:rsid w:val="0002053E"/>
    <w:rsid w:val="000206C4"/>
    <w:rsid w:val="000213BD"/>
    <w:rsid w:val="00023CAF"/>
    <w:rsid w:val="000243A4"/>
    <w:rsid w:val="00024A9E"/>
    <w:rsid w:val="00024EFA"/>
    <w:rsid w:val="000253F4"/>
    <w:rsid w:val="0002577F"/>
    <w:rsid w:val="0002583F"/>
    <w:rsid w:val="00025B17"/>
    <w:rsid w:val="000263FC"/>
    <w:rsid w:val="000264FC"/>
    <w:rsid w:val="0002684D"/>
    <w:rsid w:val="00027121"/>
    <w:rsid w:val="000274E5"/>
    <w:rsid w:val="00027699"/>
    <w:rsid w:val="00027EEE"/>
    <w:rsid w:val="00030881"/>
    <w:rsid w:val="00032393"/>
    <w:rsid w:val="00032935"/>
    <w:rsid w:val="00032CBF"/>
    <w:rsid w:val="000335A2"/>
    <w:rsid w:val="00033BD3"/>
    <w:rsid w:val="00033D36"/>
    <w:rsid w:val="00034E23"/>
    <w:rsid w:val="00035AF1"/>
    <w:rsid w:val="00035BCF"/>
    <w:rsid w:val="00040AA4"/>
    <w:rsid w:val="00040FB4"/>
    <w:rsid w:val="000418CC"/>
    <w:rsid w:val="00041A9E"/>
    <w:rsid w:val="00041D29"/>
    <w:rsid w:val="00042757"/>
    <w:rsid w:val="000436C2"/>
    <w:rsid w:val="00044B36"/>
    <w:rsid w:val="00044C05"/>
    <w:rsid w:val="00046169"/>
    <w:rsid w:val="000469B5"/>
    <w:rsid w:val="00046D86"/>
    <w:rsid w:val="00047A69"/>
    <w:rsid w:val="00047B1F"/>
    <w:rsid w:val="00051766"/>
    <w:rsid w:val="00051899"/>
    <w:rsid w:val="00051F61"/>
    <w:rsid w:val="000521C1"/>
    <w:rsid w:val="00052955"/>
    <w:rsid w:val="00052A17"/>
    <w:rsid w:val="00052ED2"/>
    <w:rsid w:val="00052F55"/>
    <w:rsid w:val="0005406A"/>
    <w:rsid w:val="000541E8"/>
    <w:rsid w:val="00054DE7"/>
    <w:rsid w:val="00054E30"/>
    <w:rsid w:val="00055981"/>
    <w:rsid w:val="00055CCE"/>
    <w:rsid w:val="00057897"/>
    <w:rsid w:val="00057B58"/>
    <w:rsid w:val="00057C74"/>
    <w:rsid w:val="00057FAD"/>
    <w:rsid w:val="0006009C"/>
    <w:rsid w:val="000606D0"/>
    <w:rsid w:val="00060DAB"/>
    <w:rsid w:val="00060DD3"/>
    <w:rsid w:val="00061CC9"/>
    <w:rsid w:val="0006238C"/>
    <w:rsid w:val="000624B7"/>
    <w:rsid w:val="00062668"/>
    <w:rsid w:val="00062860"/>
    <w:rsid w:val="00063789"/>
    <w:rsid w:val="00064820"/>
    <w:rsid w:val="000652D1"/>
    <w:rsid w:val="000658DF"/>
    <w:rsid w:val="00065CEC"/>
    <w:rsid w:val="0006604E"/>
    <w:rsid w:val="00066D52"/>
    <w:rsid w:val="0006788B"/>
    <w:rsid w:val="00067997"/>
    <w:rsid w:val="00067C30"/>
    <w:rsid w:val="000718BD"/>
    <w:rsid w:val="00072A71"/>
    <w:rsid w:val="00072C73"/>
    <w:rsid w:val="00073AEE"/>
    <w:rsid w:val="00073CFA"/>
    <w:rsid w:val="00073DF3"/>
    <w:rsid w:val="00073E9C"/>
    <w:rsid w:val="00074AE8"/>
    <w:rsid w:val="000756BD"/>
    <w:rsid w:val="000756DF"/>
    <w:rsid w:val="00075A39"/>
    <w:rsid w:val="00076051"/>
    <w:rsid w:val="0007758F"/>
    <w:rsid w:val="00077DC6"/>
    <w:rsid w:val="00080559"/>
    <w:rsid w:val="00080819"/>
    <w:rsid w:val="000814CD"/>
    <w:rsid w:val="00081742"/>
    <w:rsid w:val="00081BA8"/>
    <w:rsid w:val="00081DB9"/>
    <w:rsid w:val="000821E5"/>
    <w:rsid w:val="000822F0"/>
    <w:rsid w:val="000828EA"/>
    <w:rsid w:val="00082A0C"/>
    <w:rsid w:val="00083ADF"/>
    <w:rsid w:val="00084017"/>
    <w:rsid w:val="00084478"/>
    <w:rsid w:val="0008483A"/>
    <w:rsid w:val="00085002"/>
    <w:rsid w:val="00085C2C"/>
    <w:rsid w:val="00085EAC"/>
    <w:rsid w:val="0008637A"/>
    <w:rsid w:val="000868F0"/>
    <w:rsid w:val="00086CCA"/>
    <w:rsid w:val="000874C2"/>
    <w:rsid w:val="00087A43"/>
    <w:rsid w:val="00091A9F"/>
    <w:rsid w:val="00092262"/>
    <w:rsid w:val="000924B9"/>
    <w:rsid w:val="00092B3A"/>
    <w:rsid w:val="00094108"/>
    <w:rsid w:val="00094A3F"/>
    <w:rsid w:val="0009505A"/>
    <w:rsid w:val="00095229"/>
    <w:rsid w:val="00095744"/>
    <w:rsid w:val="00095CB2"/>
    <w:rsid w:val="00096206"/>
    <w:rsid w:val="00096389"/>
    <w:rsid w:val="000967B1"/>
    <w:rsid w:val="00097482"/>
    <w:rsid w:val="000974B4"/>
    <w:rsid w:val="000975E0"/>
    <w:rsid w:val="00097BDF"/>
    <w:rsid w:val="00097F43"/>
    <w:rsid w:val="00097FB0"/>
    <w:rsid w:val="000A0EC8"/>
    <w:rsid w:val="000A0F02"/>
    <w:rsid w:val="000A1324"/>
    <w:rsid w:val="000A2745"/>
    <w:rsid w:val="000A2B75"/>
    <w:rsid w:val="000A30BF"/>
    <w:rsid w:val="000A36F0"/>
    <w:rsid w:val="000A3F96"/>
    <w:rsid w:val="000A40FD"/>
    <w:rsid w:val="000A411B"/>
    <w:rsid w:val="000A45D8"/>
    <w:rsid w:val="000A558A"/>
    <w:rsid w:val="000A5BFC"/>
    <w:rsid w:val="000A6362"/>
    <w:rsid w:val="000A6561"/>
    <w:rsid w:val="000A669C"/>
    <w:rsid w:val="000A66D6"/>
    <w:rsid w:val="000A6898"/>
    <w:rsid w:val="000A6A2D"/>
    <w:rsid w:val="000A753E"/>
    <w:rsid w:val="000B03C1"/>
    <w:rsid w:val="000B147E"/>
    <w:rsid w:val="000B26B7"/>
    <w:rsid w:val="000B2846"/>
    <w:rsid w:val="000B2F8D"/>
    <w:rsid w:val="000B33D3"/>
    <w:rsid w:val="000B3C65"/>
    <w:rsid w:val="000B4060"/>
    <w:rsid w:val="000B47B8"/>
    <w:rsid w:val="000B4AC9"/>
    <w:rsid w:val="000B4EA9"/>
    <w:rsid w:val="000B4F3A"/>
    <w:rsid w:val="000B5C7D"/>
    <w:rsid w:val="000B6971"/>
    <w:rsid w:val="000B69A4"/>
    <w:rsid w:val="000B6BCD"/>
    <w:rsid w:val="000B70C6"/>
    <w:rsid w:val="000B70E6"/>
    <w:rsid w:val="000B71A1"/>
    <w:rsid w:val="000B7BFE"/>
    <w:rsid w:val="000B7CD2"/>
    <w:rsid w:val="000B7F40"/>
    <w:rsid w:val="000C0BDA"/>
    <w:rsid w:val="000C0C27"/>
    <w:rsid w:val="000C117D"/>
    <w:rsid w:val="000C1ADB"/>
    <w:rsid w:val="000C2A22"/>
    <w:rsid w:val="000C2B39"/>
    <w:rsid w:val="000C3758"/>
    <w:rsid w:val="000C5DB6"/>
    <w:rsid w:val="000C63E3"/>
    <w:rsid w:val="000C6693"/>
    <w:rsid w:val="000C693B"/>
    <w:rsid w:val="000C6958"/>
    <w:rsid w:val="000C79DC"/>
    <w:rsid w:val="000C7F6D"/>
    <w:rsid w:val="000D07D9"/>
    <w:rsid w:val="000D27FD"/>
    <w:rsid w:val="000D3C97"/>
    <w:rsid w:val="000D3EF2"/>
    <w:rsid w:val="000D48AA"/>
    <w:rsid w:val="000D4917"/>
    <w:rsid w:val="000D61C1"/>
    <w:rsid w:val="000D78E8"/>
    <w:rsid w:val="000E01F4"/>
    <w:rsid w:val="000E03A0"/>
    <w:rsid w:val="000E05DE"/>
    <w:rsid w:val="000E0E05"/>
    <w:rsid w:val="000E1297"/>
    <w:rsid w:val="000E1B46"/>
    <w:rsid w:val="000E1D93"/>
    <w:rsid w:val="000E25E4"/>
    <w:rsid w:val="000E277D"/>
    <w:rsid w:val="000E2EE2"/>
    <w:rsid w:val="000E42EC"/>
    <w:rsid w:val="000E4567"/>
    <w:rsid w:val="000E5143"/>
    <w:rsid w:val="000E563C"/>
    <w:rsid w:val="000E58F7"/>
    <w:rsid w:val="000E703D"/>
    <w:rsid w:val="000F11F0"/>
    <w:rsid w:val="000F1AC2"/>
    <w:rsid w:val="000F1CA1"/>
    <w:rsid w:val="000F2061"/>
    <w:rsid w:val="000F20F6"/>
    <w:rsid w:val="000F328B"/>
    <w:rsid w:val="000F34DF"/>
    <w:rsid w:val="000F385C"/>
    <w:rsid w:val="000F3980"/>
    <w:rsid w:val="000F3B0A"/>
    <w:rsid w:val="000F3C80"/>
    <w:rsid w:val="000F3DB8"/>
    <w:rsid w:val="000F41E0"/>
    <w:rsid w:val="000F46E9"/>
    <w:rsid w:val="000F4A98"/>
    <w:rsid w:val="000F544A"/>
    <w:rsid w:val="000F5492"/>
    <w:rsid w:val="000F6EA9"/>
    <w:rsid w:val="000F732B"/>
    <w:rsid w:val="000F7886"/>
    <w:rsid w:val="000F7BE2"/>
    <w:rsid w:val="0010033C"/>
    <w:rsid w:val="001006CA"/>
    <w:rsid w:val="00100727"/>
    <w:rsid w:val="00100845"/>
    <w:rsid w:val="0010124D"/>
    <w:rsid w:val="0010140D"/>
    <w:rsid w:val="00101913"/>
    <w:rsid w:val="001031F0"/>
    <w:rsid w:val="00103249"/>
    <w:rsid w:val="00103BB3"/>
    <w:rsid w:val="001043C9"/>
    <w:rsid w:val="00104CB4"/>
    <w:rsid w:val="00106221"/>
    <w:rsid w:val="00106273"/>
    <w:rsid w:val="0010678E"/>
    <w:rsid w:val="0010682C"/>
    <w:rsid w:val="0010701B"/>
    <w:rsid w:val="0010770F"/>
    <w:rsid w:val="0010785B"/>
    <w:rsid w:val="0010793E"/>
    <w:rsid w:val="00107F51"/>
    <w:rsid w:val="00110206"/>
    <w:rsid w:val="0011107D"/>
    <w:rsid w:val="00112A6C"/>
    <w:rsid w:val="00112DD9"/>
    <w:rsid w:val="00112E20"/>
    <w:rsid w:val="001135AA"/>
    <w:rsid w:val="00114013"/>
    <w:rsid w:val="001140BE"/>
    <w:rsid w:val="00114AFA"/>
    <w:rsid w:val="00116214"/>
    <w:rsid w:val="0011667C"/>
    <w:rsid w:val="0011734C"/>
    <w:rsid w:val="001173C5"/>
    <w:rsid w:val="001174D4"/>
    <w:rsid w:val="00117698"/>
    <w:rsid w:val="00117D95"/>
    <w:rsid w:val="00121B74"/>
    <w:rsid w:val="00121EC5"/>
    <w:rsid w:val="00122554"/>
    <w:rsid w:val="001225CD"/>
    <w:rsid w:val="00123FB9"/>
    <w:rsid w:val="00124DDB"/>
    <w:rsid w:val="00124F84"/>
    <w:rsid w:val="00125595"/>
    <w:rsid w:val="001256DE"/>
    <w:rsid w:val="00125F34"/>
    <w:rsid w:val="00126873"/>
    <w:rsid w:val="00127A18"/>
    <w:rsid w:val="00130F10"/>
    <w:rsid w:val="001327CC"/>
    <w:rsid w:val="001331E0"/>
    <w:rsid w:val="0013356B"/>
    <w:rsid w:val="00133A16"/>
    <w:rsid w:val="0013425C"/>
    <w:rsid w:val="001347CE"/>
    <w:rsid w:val="00136DA7"/>
    <w:rsid w:val="0013741E"/>
    <w:rsid w:val="00137509"/>
    <w:rsid w:val="00137B41"/>
    <w:rsid w:val="00137B51"/>
    <w:rsid w:val="00140A53"/>
    <w:rsid w:val="0014202D"/>
    <w:rsid w:val="001428CE"/>
    <w:rsid w:val="00142CE7"/>
    <w:rsid w:val="00142FA3"/>
    <w:rsid w:val="0014454D"/>
    <w:rsid w:val="00146B19"/>
    <w:rsid w:val="00146C5F"/>
    <w:rsid w:val="00147243"/>
    <w:rsid w:val="001472A7"/>
    <w:rsid w:val="00147C15"/>
    <w:rsid w:val="001507CC"/>
    <w:rsid w:val="00150F2A"/>
    <w:rsid w:val="00151221"/>
    <w:rsid w:val="0015184B"/>
    <w:rsid w:val="00151F65"/>
    <w:rsid w:val="001520FB"/>
    <w:rsid w:val="00152D40"/>
    <w:rsid w:val="0015477D"/>
    <w:rsid w:val="0015480F"/>
    <w:rsid w:val="0015547B"/>
    <w:rsid w:val="00156CAE"/>
    <w:rsid w:val="00156F90"/>
    <w:rsid w:val="00157349"/>
    <w:rsid w:val="0015785A"/>
    <w:rsid w:val="00157C9A"/>
    <w:rsid w:val="00160052"/>
    <w:rsid w:val="0016099E"/>
    <w:rsid w:val="00160D4F"/>
    <w:rsid w:val="0016119B"/>
    <w:rsid w:val="00162421"/>
    <w:rsid w:val="001625EE"/>
    <w:rsid w:val="0016385D"/>
    <w:rsid w:val="00163A44"/>
    <w:rsid w:val="00163CD9"/>
    <w:rsid w:val="00163CDF"/>
    <w:rsid w:val="00164C97"/>
    <w:rsid w:val="001651B4"/>
    <w:rsid w:val="0016571A"/>
    <w:rsid w:val="001657CD"/>
    <w:rsid w:val="001661C4"/>
    <w:rsid w:val="001668A5"/>
    <w:rsid w:val="001677E2"/>
    <w:rsid w:val="00167A01"/>
    <w:rsid w:val="001708B2"/>
    <w:rsid w:val="001719B7"/>
    <w:rsid w:val="001723A8"/>
    <w:rsid w:val="001728DF"/>
    <w:rsid w:val="00173A35"/>
    <w:rsid w:val="00173C38"/>
    <w:rsid w:val="00174CEC"/>
    <w:rsid w:val="00175200"/>
    <w:rsid w:val="0017705F"/>
    <w:rsid w:val="00177159"/>
    <w:rsid w:val="00177CD4"/>
    <w:rsid w:val="001801C1"/>
    <w:rsid w:val="001810D7"/>
    <w:rsid w:val="0018131A"/>
    <w:rsid w:val="00181402"/>
    <w:rsid w:val="00182146"/>
    <w:rsid w:val="00182160"/>
    <w:rsid w:val="00182E5D"/>
    <w:rsid w:val="001835AF"/>
    <w:rsid w:val="0018368E"/>
    <w:rsid w:val="001839D3"/>
    <w:rsid w:val="00184468"/>
    <w:rsid w:val="00184AE9"/>
    <w:rsid w:val="00185CFF"/>
    <w:rsid w:val="001860B7"/>
    <w:rsid w:val="001861B5"/>
    <w:rsid w:val="0018646D"/>
    <w:rsid w:val="001871E0"/>
    <w:rsid w:val="0018784D"/>
    <w:rsid w:val="00187F9D"/>
    <w:rsid w:val="001914E9"/>
    <w:rsid w:val="0019176C"/>
    <w:rsid w:val="00191A73"/>
    <w:rsid w:val="00191C1D"/>
    <w:rsid w:val="00191DCF"/>
    <w:rsid w:val="00192EF7"/>
    <w:rsid w:val="00193D27"/>
    <w:rsid w:val="00194481"/>
    <w:rsid w:val="00194BF5"/>
    <w:rsid w:val="00194F37"/>
    <w:rsid w:val="00194F42"/>
    <w:rsid w:val="00194F58"/>
    <w:rsid w:val="00195C2E"/>
    <w:rsid w:val="001966CC"/>
    <w:rsid w:val="00196C26"/>
    <w:rsid w:val="00196F73"/>
    <w:rsid w:val="00197038"/>
    <w:rsid w:val="0019713B"/>
    <w:rsid w:val="001972F5"/>
    <w:rsid w:val="001975B9"/>
    <w:rsid w:val="001977DC"/>
    <w:rsid w:val="00197B1C"/>
    <w:rsid w:val="001A09D8"/>
    <w:rsid w:val="001A2160"/>
    <w:rsid w:val="001A2783"/>
    <w:rsid w:val="001A289E"/>
    <w:rsid w:val="001A40D1"/>
    <w:rsid w:val="001A41A8"/>
    <w:rsid w:val="001A49F7"/>
    <w:rsid w:val="001A4A36"/>
    <w:rsid w:val="001A4B03"/>
    <w:rsid w:val="001A4DDD"/>
    <w:rsid w:val="001A5714"/>
    <w:rsid w:val="001A5ABE"/>
    <w:rsid w:val="001A5FEA"/>
    <w:rsid w:val="001A63B6"/>
    <w:rsid w:val="001A736C"/>
    <w:rsid w:val="001B0016"/>
    <w:rsid w:val="001B1441"/>
    <w:rsid w:val="001B159F"/>
    <w:rsid w:val="001B2A04"/>
    <w:rsid w:val="001B37CC"/>
    <w:rsid w:val="001B3BF0"/>
    <w:rsid w:val="001B3E2F"/>
    <w:rsid w:val="001B41F8"/>
    <w:rsid w:val="001B455A"/>
    <w:rsid w:val="001B4C69"/>
    <w:rsid w:val="001B5AAF"/>
    <w:rsid w:val="001B6083"/>
    <w:rsid w:val="001B623A"/>
    <w:rsid w:val="001B7B5C"/>
    <w:rsid w:val="001B7C3D"/>
    <w:rsid w:val="001B7D71"/>
    <w:rsid w:val="001C0659"/>
    <w:rsid w:val="001C1034"/>
    <w:rsid w:val="001C1639"/>
    <w:rsid w:val="001C21C3"/>
    <w:rsid w:val="001C3906"/>
    <w:rsid w:val="001C40FC"/>
    <w:rsid w:val="001C4709"/>
    <w:rsid w:val="001C5A5C"/>
    <w:rsid w:val="001C6C13"/>
    <w:rsid w:val="001D0CC3"/>
    <w:rsid w:val="001D1553"/>
    <w:rsid w:val="001D2A8A"/>
    <w:rsid w:val="001D2E06"/>
    <w:rsid w:val="001D40DA"/>
    <w:rsid w:val="001D4211"/>
    <w:rsid w:val="001D48C2"/>
    <w:rsid w:val="001D5096"/>
    <w:rsid w:val="001D5824"/>
    <w:rsid w:val="001D5AF6"/>
    <w:rsid w:val="001D5D2C"/>
    <w:rsid w:val="001D69F6"/>
    <w:rsid w:val="001D72B1"/>
    <w:rsid w:val="001D7610"/>
    <w:rsid w:val="001E15C6"/>
    <w:rsid w:val="001E1CD2"/>
    <w:rsid w:val="001E1F93"/>
    <w:rsid w:val="001E27E2"/>
    <w:rsid w:val="001E2975"/>
    <w:rsid w:val="001E4104"/>
    <w:rsid w:val="001E4257"/>
    <w:rsid w:val="001E430E"/>
    <w:rsid w:val="001E5CE6"/>
    <w:rsid w:val="001E6D57"/>
    <w:rsid w:val="001E7699"/>
    <w:rsid w:val="001F168E"/>
    <w:rsid w:val="001F216F"/>
    <w:rsid w:val="001F3B2E"/>
    <w:rsid w:val="001F452F"/>
    <w:rsid w:val="001F59AC"/>
    <w:rsid w:val="001F6883"/>
    <w:rsid w:val="001F7F4B"/>
    <w:rsid w:val="00200817"/>
    <w:rsid w:val="002013F5"/>
    <w:rsid w:val="00201826"/>
    <w:rsid w:val="00201854"/>
    <w:rsid w:val="00202047"/>
    <w:rsid w:val="0020271F"/>
    <w:rsid w:val="00202997"/>
    <w:rsid w:val="002048B6"/>
    <w:rsid w:val="00204A14"/>
    <w:rsid w:val="002051F3"/>
    <w:rsid w:val="00205768"/>
    <w:rsid w:val="002076B5"/>
    <w:rsid w:val="00207C54"/>
    <w:rsid w:val="00207EFB"/>
    <w:rsid w:val="002109B1"/>
    <w:rsid w:val="00210F2F"/>
    <w:rsid w:val="00211631"/>
    <w:rsid w:val="00211664"/>
    <w:rsid w:val="002118FC"/>
    <w:rsid w:val="0021331C"/>
    <w:rsid w:val="00213794"/>
    <w:rsid w:val="00213AF4"/>
    <w:rsid w:val="00213CF1"/>
    <w:rsid w:val="00214AEC"/>
    <w:rsid w:val="00214B60"/>
    <w:rsid w:val="0021535F"/>
    <w:rsid w:val="002168B8"/>
    <w:rsid w:val="00217198"/>
    <w:rsid w:val="00217BCE"/>
    <w:rsid w:val="00220071"/>
    <w:rsid w:val="00220538"/>
    <w:rsid w:val="002208EA"/>
    <w:rsid w:val="002219A8"/>
    <w:rsid w:val="00221CB2"/>
    <w:rsid w:val="00221CCE"/>
    <w:rsid w:val="002220C1"/>
    <w:rsid w:val="002220C8"/>
    <w:rsid w:val="002221FB"/>
    <w:rsid w:val="00222DB8"/>
    <w:rsid w:val="002230FB"/>
    <w:rsid w:val="002234CF"/>
    <w:rsid w:val="002236F8"/>
    <w:rsid w:val="0022372E"/>
    <w:rsid w:val="00223992"/>
    <w:rsid w:val="0022506A"/>
    <w:rsid w:val="00225A0A"/>
    <w:rsid w:val="0022612A"/>
    <w:rsid w:val="00226A40"/>
    <w:rsid w:val="00226E24"/>
    <w:rsid w:val="00226F79"/>
    <w:rsid w:val="002279B8"/>
    <w:rsid w:val="00227DCF"/>
    <w:rsid w:val="00227E45"/>
    <w:rsid w:val="00232494"/>
    <w:rsid w:val="00232910"/>
    <w:rsid w:val="0023308C"/>
    <w:rsid w:val="002344F9"/>
    <w:rsid w:val="0023470C"/>
    <w:rsid w:val="00235B2D"/>
    <w:rsid w:val="00235C32"/>
    <w:rsid w:val="00235CEC"/>
    <w:rsid w:val="00235D47"/>
    <w:rsid w:val="00235D60"/>
    <w:rsid w:val="002360B1"/>
    <w:rsid w:val="002378DA"/>
    <w:rsid w:val="00237D73"/>
    <w:rsid w:val="00240994"/>
    <w:rsid w:val="00240A23"/>
    <w:rsid w:val="00241018"/>
    <w:rsid w:val="002417C5"/>
    <w:rsid w:val="002417E9"/>
    <w:rsid w:val="00241846"/>
    <w:rsid w:val="00241AC5"/>
    <w:rsid w:val="00241CDD"/>
    <w:rsid w:val="00241D96"/>
    <w:rsid w:val="00241EA4"/>
    <w:rsid w:val="00242383"/>
    <w:rsid w:val="00242DF7"/>
    <w:rsid w:val="00244DE6"/>
    <w:rsid w:val="002453AA"/>
    <w:rsid w:val="00245724"/>
    <w:rsid w:val="00245889"/>
    <w:rsid w:val="00245D36"/>
    <w:rsid w:val="002463C6"/>
    <w:rsid w:val="002468F8"/>
    <w:rsid w:val="00246E72"/>
    <w:rsid w:val="002471EE"/>
    <w:rsid w:val="00247470"/>
    <w:rsid w:val="00250023"/>
    <w:rsid w:val="002503BB"/>
    <w:rsid w:val="00251A4E"/>
    <w:rsid w:val="00251C1E"/>
    <w:rsid w:val="00251FAD"/>
    <w:rsid w:val="00251FF3"/>
    <w:rsid w:val="0025263B"/>
    <w:rsid w:val="00252D06"/>
    <w:rsid w:val="002531FB"/>
    <w:rsid w:val="002536BA"/>
    <w:rsid w:val="0025370A"/>
    <w:rsid w:val="00254FB5"/>
    <w:rsid w:val="002553E0"/>
    <w:rsid w:val="00255745"/>
    <w:rsid w:val="00255EB4"/>
    <w:rsid w:val="00255F3C"/>
    <w:rsid w:val="002560BE"/>
    <w:rsid w:val="00256805"/>
    <w:rsid w:val="002573AB"/>
    <w:rsid w:val="00257726"/>
    <w:rsid w:val="00257FB0"/>
    <w:rsid w:val="0026008D"/>
    <w:rsid w:val="00260619"/>
    <w:rsid w:val="00260756"/>
    <w:rsid w:val="00261138"/>
    <w:rsid w:val="00261389"/>
    <w:rsid w:val="0026155E"/>
    <w:rsid w:val="002625EC"/>
    <w:rsid w:val="00262717"/>
    <w:rsid w:val="002630B0"/>
    <w:rsid w:val="002631BB"/>
    <w:rsid w:val="00263C13"/>
    <w:rsid w:val="00263DCD"/>
    <w:rsid w:val="002646B8"/>
    <w:rsid w:val="00264940"/>
    <w:rsid w:val="00264944"/>
    <w:rsid w:val="00264C4F"/>
    <w:rsid w:val="00264ED1"/>
    <w:rsid w:val="002651DC"/>
    <w:rsid w:val="002658D7"/>
    <w:rsid w:val="00265D06"/>
    <w:rsid w:val="00266724"/>
    <w:rsid w:val="002668D4"/>
    <w:rsid w:val="002710CB"/>
    <w:rsid w:val="002711FF"/>
    <w:rsid w:val="002721A7"/>
    <w:rsid w:val="002724B0"/>
    <w:rsid w:val="002747D1"/>
    <w:rsid w:val="00274AD8"/>
    <w:rsid w:val="00274E2A"/>
    <w:rsid w:val="00275132"/>
    <w:rsid w:val="00275BF9"/>
    <w:rsid w:val="00276054"/>
    <w:rsid w:val="00276235"/>
    <w:rsid w:val="0027629D"/>
    <w:rsid w:val="00277023"/>
    <w:rsid w:val="0027777E"/>
    <w:rsid w:val="002810D8"/>
    <w:rsid w:val="002819A9"/>
    <w:rsid w:val="00281A40"/>
    <w:rsid w:val="00281E60"/>
    <w:rsid w:val="00281F39"/>
    <w:rsid w:val="0028321B"/>
    <w:rsid w:val="002845B2"/>
    <w:rsid w:val="00285550"/>
    <w:rsid w:val="0028558F"/>
    <w:rsid w:val="002858A2"/>
    <w:rsid w:val="0028599E"/>
    <w:rsid w:val="00285F8D"/>
    <w:rsid w:val="002863D9"/>
    <w:rsid w:val="002868FA"/>
    <w:rsid w:val="00286CF2"/>
    <w:rsid w:val="00286E3B"/>
    <w:rsid w:val="00290846"/>
    <w:rsid w:val="00290E61"/>
    <w:rsid w:val="002920C2"/>
    <w:rsid w:val="00292EA1"/>
    <w:rsid w:val="0029331F"/>
    <w:rsid w:val="0029340C"/>
    <w:rsid w:val="00293959"/>
    <w:rsid w:val="00293ADD"/>
    <w:rsid w:val="00293EA7"/>
    <w:rsid w:val="00294F4C"/>
    <w:rsid w:val="00295155"/>
    <w:rsid w:val="00295471"/>
    <w:rsid w:val="002955A8"/>
    <w:rsid w:val="00295757"/>
    <w:rsid w:val="00295870"/>
    <w:rsid w:val="002964C2"/>
    <w:rsid w:val="002965B1"/>
    <w:rsid w:val="002971F7"/>
    <w:rsid w:val="00297349"/>
    <w:rsid w:val="00297530"/>
    <w:rsid w:val="002A0DD8"/>
    <w:rsid w:val="002A1231"/>
    <w:rsid w:val="002A1556"/>
    <w:rsid w:val="002A299D"/>
    <w:rsid w:val="002A2B39"/>
    <w:rsid w:val="002A2F2E"/>
    <w:rsid w:val="002A3C42"/>
    <w:rsid w:val="002A3F0A"/>
    <w:rsid w:val="002A4198"/>
    <w:rsid w:val="002A43E2"/>
    <w:rsid w:val="002A4D0E"/>
    <w:rsid w:val="002A4F28"/>
    <w:rsid w:val="002A513B"/>
    <w:rsid w:val="002A5712"/>
    <w:rsid w:val="002A5EF9"/>
    <w:rsid w:val="002A689D"/>
    <w:rsid w:val="002A68D3"/>
    <w:rsid w:val="002A7785"/>
    <w:rsid w:val="002A7B5D"/>
    <w:rsid w:val="002B100E"/>
    <w:rsid w:val="002B1971"/>
    <w:rsid w:val="002B2D15"/>
    <w:rsid w:val="002B3BEC"/>
    <w:rsid w:val="002B51DD"/>
    <w:rsid w:val="002B5C7C"/>
    <w:rsid w:val="002B5EC9"/>
    <w:rsid w:val="002B6F33"/>
    <w:rsid w:val="002C0E97"/>
    <w:rsid w:val="002C13E6"/>
    <w:rsid w:val="002C1A3E"/>
    <w:rsid w:val="002C1D41"/>
    <w:rsid w:val="002C224E"/>
    <w:rsid w:val="002C2494"/>
    <w:rsid w:val="002C298B"/>
    <w:rsid w:val="002C325D"/>
    <w:rsid w:val="002C3351"/>
    <w:rsid w:val="002C3871"/>
    <w:rsid w:val="002C39A0"/>
    <w:rsid w:val="002C3B77"/>
    <w:rsid w:val="002C3F5C"/>
    <w:rsid w:val="002C42C0"/>
    <w:rsid w:val="002C4BEB"/>
    <w:rsid w:val="002C57FC"/>
    <w:rsid w:val="002C6FA0"/>
    <w:rsid w:val="002C7442"/>
    <w:rsid w:val="002C7444"/>
    <w:rsid w:val="002D0F82"/>
    <w:rsid w:val="002D299F"/>
    <w:rsid w:val="002D29FF"/>
    <w:rsid w:val="002D2C31"/>
    <w:rsid w:val="002D3084"/>
    <w:rsid w:val="002D5AC8"/>
    <w:rsid w:val="002D739A"/>
    <w:rsid w:val="002D7F66"/>
    <w:rsid w:val="002E03F8"/>
    <w:rsid w:val="002E0FE7"/>
    <w:rsid w:val="002E10E0"/>
    <w:rsid w:val="002E140D"/>
    <w:rsid w:val="002E1558"/>
    <w:rsid w:val="002E1CD6"/>
    <w:rsid w:val="002E1F7E"/>
    <w:rsid w:val="002E258C"/>
    <w:rsid w:val="002E26EA"/>
    <w:rsid w:val="002E280C"/>
    <w:rsid w:val="002E2A3C"/>
    <w:rsid w:val="002E334F"/>
    <w:rsid w:val="002E38D7"/>
    <w:rsid w:val="002E3982"/>
    <w:rsid w:val="002E6175"/>
    <w:rsid w:val="002E622F"/>
    <w:rsid w:val="002E6E77"/>
    <w:rsid w:val="002E6FC2"/>
    <w:rsid w:val="002E700F"/>
    <w:rsid w:val="002E7558"/>
    <w:rsid w:val="002E7685"/>
    <w:rsid w:val="002F00E3"/>
    <w:rsid w:val="002F0B70"/>
    <w:rsid w:val="002F1242"/>
    <w:rsid w:val="002F33B0"/>
    <w:rsid w:val="002F3749"/>
    <w:rsid w:val="002F3A52"/>
    <w:rsid w:val="002F3EF0"/>
    <w:rsid w:val="002F42CA"/>
    <w:rsid w:val="002F58FA"/>
    <w:rsid w:val="002F60E1"/>
    <w:rsid w:val="002F7863"/>
    <w:rsid w:val="002F7989"/>
    <w:rsid w:val="003007CF"/>
    <w:rsid w:val="00300B36"/>
    <w:rsid w:val="0030110F"/>
    <w:rsid w:val="00301DB8"/>
    <w:rsid w:val="00302085"/>
    <w:rsid w:val="00302B00"/>
    <w:rsid w:val="00302CF0"/>
    <w:rsid w:val="0030419C"/>
    <w:rsid w:val="00304566"/>
    <w:rsid w:val="00304CBB"/>
    <w:rsid w:val="0030563E"/>
    <w:rsid w:val="00305750"/>
    <w:rsid w:val="0030575A"/>
    <w:rsid w:val="00305ADD"/>
    <w:rsid w:val="00305F8B"/>
    <w:rsid w:val="0030625C"/>
    <w:rsid w:val="00306B5E"/>
    <w:rsid w:val="00306CB2"/>
    <w:rsid w:val="00307AE4"/>
    <w:rsid w:val="00310060"/>
    <w:rsid w:val="00310B83"/>
    <w:rsid w:val="00310CFD"/>
    <w:rsid w:val="00311CDA"/>
    <w:rsid w:val="0031244A"/>
    <w:rsid w:val="00312A69"/>
    <w:rsid w:val="003139C9"/>
    <w:rsid w:val="00314D12"/>
    <w:rsid w:val="00315BA5"/>
    <w:rsid w:val="00315FBC"/>
    <w:rsid w:val="0031742C"/>
    <w:rsid w:val="00317701"/>
    <w:rsid w:val="00317F28"/>
    <w:rsid w:val="003201FA"/>
    <w:rsid w:val="00321735"/>
    <w:rsid w:val="00321A94"/>
    <w:rsid w:val="00321DE4"/>
    <w:rsid w:val="00321EE8"/>
    <w:rsid w:val="00322A67"/>
    <w:rsid w:val="00322F59"/>
    <w:rsid w:val="003233FB"/>
    <w:rsid w:val="00323794"/>
    <w:rsid w:val="0032468D"/>
    <w:rsid w:val="00324C69"/>
    <w:rsid w:val="00325052"/>
    <w:rsid w:val="00325ACF"/>
    <w:rsid w:val="00325CF3"/>
    <w:rsid w:val="0032616A"/>
    <w:rsid w:val="00326733"/>
    <w:rsid w:val="00326C68"/>
    <w:rsid w:val="003274CC"/>
    <w:rsid w:val="0032775F"/>
    <w:rsid w:val="00327D7F"/>
    <w:rsid w:val="00327DEE"/>
    <w:rsid w:val="00327E48"/>
    <w:rsid w:val="0033070A"/>
    <w:rsid w:val="003309EC"/>
    <w:rsid w:val="00332D19"/>
    <w:rsid w:val="00333042"/>
    <w:rsid w:val="003334FA"/>
    <w:rsid w:val="00334C5C"/>
    <w:rsid w:val="00335C72"/>
    <w:rsid w:val="00336483"/>
    <w:rsid w:val="003367D2"/>
    <w:rsid w:val="00336DCB"/>
    <w:rsid w:val="0034139C"/>
    <w:rsid w:val="00341A27"/>
    <w:rsid w:val="00342069"/>
    <w:rsid w:val="003423BF"/>
    <w:rsid w:val="00342FCC"/>
    <w:rsid w:val="003446E7"/>
    <w:rsid w:val="003447A2"/>
    <w:rsid w:val="00345659"/>
    <w:rsid w:val="00345F1D"/>
    <w:rsid w:val="00346368"/>
    <w:rsid w:val="00346BB6"/>
    <w:rsid w:val="003476D4"/>
    <w:rsid w:val="0034798D"/>
    <w:rsid w:val="00347A9E"/>
    <w:rsid w:val="0035095A"/>
    <w:rsid w:val="003513DD"/>
    <w:rsid w:val="0035163D"/>
    <w:rsid w:val="003520AD"/>
    <w:rsid w:val="003534EE"/>
    <w:rsid w:val="0035395C"/>
    <w:rsid w:val="003539F3"/>
    <w:rsid w:val="003545BB"/>
    <w:rsid w:val="00354642"/>
    <w:rsid w:val="00354DF4"/>
    <w:rsid w:val="00354FDD"/>
    <w:rsid w:val="0035506C"/>
    <w:rsid w:val="003555C4"/>
    <w:rsid w:val="00355756"/>
    <w:rsid w:val="00355DFA"/>
    <w:rsid w:val="00356FF1"/>
    <w:rsid w:val="0036033D"/>
    <w:rsid w:val="00360ED0"/>
    <w:rsid w:val="00361021"/>
    <w:rsid w:val="00361371"/>
    <w:rsid w:val="0036146D"/>
    <w:rsid w:val="00361880"/>
    <w:rsid w:val="00362612"/>
    <w:rsid w:val="00362B2B"/>
    <w:rsid w:val="00363F56"/>
    <w:rsid w:val="00364097"/>
    <w:rsid w:val="003643C2"/>
    <w:rsid w:val="00364A03"/>
    <w:rsid w:val="00364DDF"/>
    <w:rsid w:val="0036502F"/>
    <w:rsid w:val="003652B9"/>
    <w:rsid w:val="00365588"/>
    <w:rsid w:val="003668BB"/>
    <w:rsid w:val="00366BCD"/>
    <w:rsid w:val="003672AE"/>
    <w:rsid w:val="003679F5"/>
    <w:rsid w:val="00367C16"/>
    <w:rsid w:val="00367E77"/>
    <w:rsid w:val="0037091F"/>
    <w:rsid w:val="003709DF"/>
    <w:rsid w:val="00370D34"/>
    <w:rsid w:val="00372358"/>
    <w:rsid w:val="00373173"/>
    <w:rsid w:val="0037350D"/>
    <w:rsid w:val="003736FD"/>
    <w:rsid w:val="00374559"/>
    <w:rsid w:val="00375010"/>
    <w:rsid w:val="00375ABE"/>
    <w:rsid w:val="003772DE"/>
    <w:rsid w:val="0038002C"/>
    <w:rsid w:val="003812F7"/>
    <w:rsid w:val="00381E44"/>
    <w:rsid w:val="00382873"/>
    <w:rsid w:val="00382F8D"/>
    <w:rsid w:val="00383E91"/>
    <w:rsid w:val="00384348"/>
    <w:rsid w:val="00385007"/>
    <w:rsid w:val="003852EB"/>
    <w:rsid w:val="003853C3"/>
    <w:rsid w:val="003854DE"/>
    <w:rsid w:val="00385EAC"/>
    <w:rsid w:val="0038653C"/>
    <w:rsid w:val="003874CF"/>
    <w:rsid w:val="0038753D"/>
    <w:rsid w:val="003877EC"/>
    <w:rsid w:val="00387948"/>
    <w:rsid w:val="00387E27"/>
    <w:rsid w:val="0039001D"/>
    <w:rsid w:val="003906A2"/>
    <w:rsid w:val="00390AE1"/>
    <w:rsid w:val="003911ED"/>
    <w:rsid w:val="00391E58"/>
    <w:rsid w:val="0039222F"/>
    <w:rsid w:val="00392810"/>
    <w:rsid w:val="00392873"/>
    <w:rsid w:val="003931A9"/>
    <w:rsid w:val="00393D3A"/>
    <w:rsid w:val="003940C2"/>
    <w:rsid w:val="003957E1"/>
    <w:rsid w:val="00396025"/>
    <w:rsid w:val="0039619C"/>
    <w:rsid w:val="00396BD2"/>
    <w:rsid w:val="003977B6"/>
    <w:rsid w:val="00397B2D"/>
    <w:rsid w:val="00397B9F"/>
    <w:rsid w:val="00397CAD"/>
    <w:rsid w:val="00397F9D"/>
    <w:rsid w:val="003A1022"/>
    <w:rsid w:val="003A134F"/>
    <w:rsid w:val="003A1D1C"/>
    <w:rsid w:val="003A2DD1"/>
    <w:rsid w:val="003A3516"/>
    <w:rsid w:val="003A36E3"/>
    <w:rsid w:val="003A3B6F"/>
    <w:rsid w:val="003A3E1D"/>
    <w:rsid w:val="003A3EBD"/>
    <w:rsid w:val="003A4167"/>
    <w:rsid w:val="003A427A"/>
    <w:rsid w:val="003A4BA3"/>
    <w:rsid w:val="003A5B34"/>
    <w:rsid w:val="003A6824"/>
    <w:rsid w:val="003A75A1"/>
    <w:rsid w:val="003A785B"/>
    <w:rsid w:val="003A7AB0"/>
    <w:rsid w:val="003B0038"/>
    <w:rsid w:val="003B0400"/>
    <w:rsid w:val="003B0468"/>
    <w:rsid w:val="003B0A72"/>
    <w:rsid w:val="003B0CB5"/>
    <w:rsid w:val="003B0F8B"/>
    <w:rsid w:val="003B0FDD"/>
    <w:rsid w:val="003B1045"/>
    <w:rsid w:val="003B156D"/>
    <w:rsid w:val="003B1724"/>
    <w:rsid w:val="003B1AEC"/>
    <w:rsid w:val="003B1AFD"/>
    <w:rsid w:val="003B22BC"/>
    <w:rsid w:val="003B2305"/>
    <w:rsid w:val="003B2CA5"/>
    <w:rsid w:val="003B2E59"/>
    <w:rsid w:val="003B2F65"/>
    <w:rsid w:val="003B3CA3"/>
    <w:rsid w:val="003B3FC3"/>
    <w:rsid w:val="003B501F"/>
    <w:rsid w:val="003B51CE"/>
    <w:rsid w:val="003B6002"/>
    <w:rsid w:val="003B7813"/>
    <w:rsid w:val="003B7B54"/>
    <w:rsid w:val="003C0AE0"/>
    <w:rsid w:val="003C0F80"/>
    <w:rsid w:val="003C157A"/>
    <w:rsid w:val="003C1ED3"/>
    <w:rsid w:val="003C2168"/>
    <w:rsid w:val="003C2180"/>
    <w:rsid w:val="003C27FD"/>
    <w:rsid w:val="003C33A9"/>
    <w:rsid w:val="003C3D94"/>
    <w:rsid w:val="003C4409"/>
    <w:rsid w:val="003C46CA"/>
    <w:rsid w:val="003C5614"/>
    <w:rsid w:val="003C7102"/>
    <w:rsid w:val="003C77A6"/>
    <w:rsid w:val="003C7D1A"/>
    <w:rsid w:val="003C7D87"/>
    <w:rsid w:val="003C7E0F"/>
    <w:rsid w:val="003D0B2A"/>
    <w:rsid w:val="003D14F1"/>
    <w:rsid w:val="003D36F4"/>
    <w:rsid w:val="003D3804"/>
    <w:rsid w:val="003D40E9"/>
    <w:rsid w:val="003D4A60"/>
    <w:rsid w:val="003D4DA7"/>
    <w:rsid w:val="003D608C"/>
    <w:rsid w:val="003D732C"/>
    <w:rsid w:val="003E0A71"/>
    <w:rsid w:val="003E117A"/>
    <w:rsid w:val="003E1CAA"/>
    <w:rsid w:val="003E24C2"/>
    <w:rsid w:val="003E2E58"/>
    <w:rsid w:val="003E3468"/>
    <w:rsid w:val="003E3970"/>
    <w:rsid w:val="003E398E"/>
    <w:rsid w:val="003E41AB"/>
    <w:rsid w:val="003E5403"/>
    <w:rsid w:val="003E5A01"/>
    <w:rsid w:val="003E607F"/>
    <w:rsid w:val="003E638D"/>
    <w:rsid w:val="003E6BA3"/>
    <w:rsid w:val="003E74BF"/>
    <w:rsid w:val="003E75B4"/>
    <w:rsid w:val="003F0843"/>
    <w:rsid w:val="003F109A"/>
    <w:rsid w:val="003F2E80"/>
    <w:rsid w:val="003F3423"/>
    <w:rsid w:val="003F3BD2"/>
    <w:rsid w:val="003F4982"/>
    <w:rsid w:val="003F5311"/>
    <w:rsid w:val="003F53C1"/>
    <w:rsid w:val="003F5487"/>
    <w:rsid w:val="003F58A7"/>
    <w:rsid w:val="00400D29"/>
    <w:rsid w:val="00401203"/>
    <w:rsid w:val="00403C87"/>
    <w:rsid w:val="00404661"/>
    <w:rsid w:val="0040476F"/>
    <w:rsid w:val="00404F3C"/>
    <w:rsid w:val="004054E2"/>
    <w:rsid w:val="00405A38"/>
    <w:rsid w:val="00405EDF"/>
    <w:rsid w:val="00406F79"/>
    <w:rsid w:val="00407A9B"/>
    <w:rsid w:val="00410099"/>
    <w:rsid w:val="00410515"/>
    <w:rsid w:val="004115B9"/>
    <w:rsid w:val="00411A42"/>
    <w:rsid w:val="00411C95"/>
    <w:rsid w:val="00412270"/>
    <w:rsid w:val="004128E3"/>
    <w:rsid w:val="00412A30"/>
    <w:rsid w:val="004130DA"/>
    <w:rsid w:val="00413D31"/>
    <w:rsid w:val="00414FC4"/>
    <w:rsid w:val="004151C3"/>
    <w:rsid w:val="004155A0"/>
    <w:rsid w:val="004160A0"/>
    <w:rsid w:val="00416209"/>
    <w:rsid w:val="00416973"/>
    <w:rsid w:val="004169FB"/>
    <w:rsid w:val="00416A12"/>
    <w:rsid w:val="00416AF3"/>
    <w:rsid w:val="00416BDB"/>
    <w:rsid w:val="004175A8"/>
    <w:rsid w:val="00417962"/>
    <w:rsid w:val="00417B70"/>
    <w:rsid w:val="00421385"/>
    <w:rsid w:val="00421934"/>
    <w:rsid w:val="00422A6B"/>
    <w:rsid w:val="00422F8E"/>
    <w:rsid w:val="004232B3"/>
    <w:rsid w:val="0042425A"/>
    <w:rsid w:val="004245A8"/>
    <w:rsid w:val="00425122"/>
    <w:rsid w:val="004253CE"/>
    <w:rsid w:val="0042568B"/>
    <w:rsid w:val="00425A17"/>
    <w:rsid w:val="00427BE1"/>
    <w:rsid w:val="00427DB5"/>
    <w:rsid w:val="00430BF3"/>
    <w:rsid w:val="00431578"/>
    <w:rsid w:val="004317BE"/>
    <w:rsid w:val="00431AE4"/>
    <w:rsid w:val="00431DB6"/>
    <w:rsid w:val="00431E15"/>
    <w:rsid w:val="004325A3"/>
    <w:rsid w:val="00432C9B"/>
    <w:rsid w:val="00433BB7"/>
    <w:rsid w:val="00433E75"/>
    <w:rsid w:val="00434619"/>
    <w:rsid w:val="00434858"/>
    <w:rsid w:val="00435303"/>
    <w:rsid w:val="0043616F"/>
    <w:rsid w:val="0043653E"/>
    <w:rsid w:val="00436960"/>
    <w:rsid w:val="0043759F"/>
    <w:rsid w:val="00437A4A"/>
    <w:rsid w:val="004416F8"/>
    <w:rsid w:val="00442296"/>
    <w:rsid w:val="00442FAD"/>
    <w:rsid w:val="0044385E"/>
    <w:rsid w:val="00443D05"/>
    <w:rsid w:val="00443E10"/>
    <w:rsid w:val="00444603"/>
    <w:rsid w:val="004453B5"/>
    <w:rsid w:val="004468A3"/>
    <w:rsid w:val="00446A83"/>
    <w:rsid w:val="00447A24"/>
    <w:rsid w:val="0045017C"/>
    <w:rsid w:val="0045033A"/>
    <w:rsid w:val="00451BAB"/>
    <w:rsid w:val="00451E81"/>
    <w:rsid w:val="004529FA"/>
    <w:rsid w:val="00455682"/>
    <w:rsid w:val="00456532"/>
    <w:rsid w:val="004568ED"/>
    <w:rsid w:val="0045697E"/>
    <w:rsid w:val="00456CC8"/>
    <w:rsid w:val="00456DF1"/>
    <w:rsid w:val="00457099"/>
    <w:rsid w:val="004603BE"/>
    <w:rsid w:val="00460820"/>
    <w:rsid w:val="004610F3"/>
    <w:rsid w:val="00461457"/>
    <w:rsid w:val="00461690"/>
    <w:rsid w:val="004618AD"/>
    <w:rsid w:val="004618AE"/>
    <w:rsid w:val="00461947"/>
    <w:rsid w:val="00461D69"/>
    <w:rsid w:val="00462F12"/>
    <w:rsid w:val="00463D9C"/>
    <w:rsid w:val="00464191"/>
    <w:rsid w:val="00466831"/>
    <w:rsid w:val="00466A1A"/>
    <w:rsid w:val="00467376"/>
    <w:rsid w:val="00467C77"/>
    <w:rsid w:val="00470541"/>
    <w:rsid w:val="00470A79"/>
    <w:rsid w:val="00470B56"/>
    <w:rsid w:val="00470EC8"/>
    <w:rsid w:val="00471EB1"/>
    <w:rsid w:val="0047202B"/>
    <w:rsid w:val="00472498"/>
    <w:rsid w:val="004727FF"/>
    <w:rsid w:val="0047296F"/>
    <w:rsid w:val="00472D6C"/>
    <w:rsid w:val="004739E1"/>
    <w:rsid w:val="00473A87"/>
    <w:rsid w:val="004742FD"/>
    <w:rsid w:val="00477350"/>
    <w:rsid w:val="00480EDF"/>
    <w:rsid w:val="004829A1"/>
    <w:rsid w:val="00483188"/>
    <w:rsid w:val="00483444"/>
    <w:rsid w:val="00484012"/>
    <w:rsid w:val="0048535C"/>
    <w:rsid w:val="00486482"/>
    <w:rsid w:val="0048660B"/>
    <w:rsid w:val="004869F6"/>
    <w:rsid w:val="00486AB0"/>
    <w:rsid w:val="00486EA9"/>
    <w:rsid w:val="00487F30"/>
    <w:rsid w:val="0049018B"/>
    <w:rsid w:val="004912C9"/>
    <w:rsid w:val="0049195A"/>
    <w:rsid w:val="00491E14"/>
    <w:rsid w:val="00492311"/>
    <w:rsid w:val="004925AE"/>
    <w:rsid w:val="004929B7"/>
    <w:rsid w:val="00493100"/>
    <w:rsid w:val="0049425D"/>
    <w:rsid w:val="00494387"/>
    <w:rsid w:val="00494AEA"/>
    <w:rsid w:val="00494EFC"/>
    <w:rsid w:val="00495603"/>
    <w:rsid w:val="00496532"/>
    <w:rsid w:val="00496655"/>
    <w:rsid w:val="00496A7D"/>
    <w:rsid w:val="00497087"/>
    <w:rsid w:val="00497326"/>
    <w:rsid w:val="004978C3"/>
    <w:rsid w:val="00497AA1"/>
    <w:rsid w:val="004A0792"/>
    <w:rsid w:val="004A0BD0"/>
    <w:rsid w:val="004A1B9E"/>
    <w:rsid w:val="004A300A"/>
    <w:rsid w:val="004A3A2B"/>
    <w:rsid w:val="004A3E59"/>
    <w:rsid w:val="004A4203"/>
    <w:rsid w:val="004A52AC"/>
    <w:rsid w:val="004A7D83"/>
    <w:rsid w:val="004A7F91"/>
    <w:rsid w:val="004B14B6"/>
    <w:rsid w:val="004B2484"/>
    <w:rsid w:val="004B2CB0"/>
    <w:rsid w:val="004B3389"/>
    <w:rsid w:val="004B39D4"/>
    <w:rsid w:val="004B40CB"/>
    <w:rsid w:val="004B47AC"/>
    <w:rsid w:val="004B4CC9"/>
    <w:rsid w:val="004B4D8A"/>
    <w:rsid w:val="004B5111"/>
    <w:rsid w:val="004B536D"/>
    <w:rsid w:val="004B5AB0"/>
    <w:rsid w:val="004B608C"/>
    <w:rsid w:val="004B64CE"/>
    <w:rsid w:val="004B6BD1"/>
    <w:rsid w:val="004B7817"/>
    <w:rsid w:val="004C07D3"/>
    <w:rsid w:val="004C1071"/>
    <w:rsid w:val="004C1FF5"/>
    <w:rsid w:val="004C27AB"/>
    <w:rsid w:val="004C28B6"/>
    <w:rsid w:val="004C3445"/>
    <w:rsid w:val="004C4AED"/>
    <w:rsid w:val="004C4C70"/>
    <w:rsid w:val="004C5629"/>
    <w:rsid w:val="004C5C8A"/>
    <w:rsid w:val="004C648F"/>
    <w:rsid w:val="004C6D23"/>
    <w:rsid w:val="004C6D73"/>
    <w:rsid w:val="004C6F39"/>
    <w:rsid w:val="004D008A"/>
    <w:rsid w:val="004D0ECA"/>
    <w:rsid w:val="004D2144"/>
    <w:rsid w:val="004D4AD6"/>
    <w:rsid w:val="004D59A3"/>
    <w:rsid w:val="004E02A1"/>
    <w:rsid w:val="004E077D"/>
    <w:rsid w:val="004E121E"/>
    <w:rsid w:val="004E188E"/>
    <w:rsid w:val="004E251E"/>
    <w:rsid w:val="004E25E9"/>
    <w:rsid w:val="004E2721"/>
    <w:rsid w:val="004E29AC"/>
    <w:rsid w:val="004E315A"/>
    <w:rsid w:val="004E3212"/>
    <w:rsid w:val="004E366D"/>
    <w:rsid w:val="004E3B34"/>
    <w:rsid w:val="004E3C0A"/>
    <w:rsid w:val="004E480A"/>
    <w:rsid w:val="004E4993"/>
    <w:rsid w:val="004E503E"/>
    <w:rsid w:val="004E542E"/>
    <w:rsid w:val="004E5D19"/>
    <w:rsid w:val="004E662C"/>
    <w:rsid w:val="004E68B5"/>
    <w:rsid w:val="004E6BCC"/>
    <w:rsid w:val="004E75CE"/>
    <w:rsid w:val="004E771C"/>
    <w:rsid w:val="004F105A"/>
    <w:rsid w:val="004F1B34"/>
    <w:rsid w:val="004F205C"/>
    <w:rsid w:val="004F259F"/>
    <w:rsid w:val="004F2902"/>
    <w:rsid w:val="004F3558"/>
    <w:rsid w:val="004F3776"/>
    <w:rsid w:val="004F3D06"/>
    <w:rsid w:val="004F4B07"/>
    <w:rsid w:val="004F54B2"/>
    <w:rsid w:val="004F5D3D"/>
    <w:rsid w:val="004F65B1"/>
    <w:rsid w:val="004F6D3F"/>
    <w:rsid w:val="004F740F"/>
    <w:rsid w:val="004F7F01"/>
    <w:rsid w:val="0050053F"/>
    <w:rsid w:val="00500709"/>
    <w:rsid w:val="00500BDA"/>
    <w:rsid w:val="00501770"/>
    <w:rsid w:val="00502274"/>
    <w:rsid w:val="00502821"/>
    <w:rsid w:val="00502D40"/>
    <w:rsid w:val="005038DD"/>
    <w:rsid w:val="00503C46"/>
    <w:rsid w:val="00505AFB"/>
    <w:rsid w:val="00505D6F"/>
    <w:rsid w:val="00507BB6"/>
    <w:rsid w:val="00507BCD"/>
    <w:rsid w:val="0051014C"/>
    <w:rsid w:val="005114D4"/>
    <w:rsid w:val="00511BA5"/>
    <w:rsid w:val="005124F1"/>
    <w:rsid w:val="00512DDB"/>
    <w:rsid w:val="0051366C"/>
    <w:rsid w:val="00513DA2"/>
    <w:rsid w:val="00513DA5"/>
    <w:rsid w:val="00513E7D"/>
    <w:rsid w:val="005140B5"/>
    <w:rsid w:val="0051525F"/>
    <w:rsid w:val="0051617D"/>
    <w:rsid w:val="005162FA"/>
    <w:rsid w:val="0051639D"/>
    <w:rsid w:val="0051646B"/>
    <w:rsid w:val="00516854"/>
    <w:rsid w:val="005168F3"/>
    <w:rsid w:val="0051783D"/>
    <w:rsid w:val="005202B0"/>
    <w:rsid w:val="00520329"/>
    <w:rsid w:val="005211F0"/>
    <w:rsid w:val="00522498"/>
    <w:rsid w:val="00522A45"/>
    <w:rsid w:val="00522E9C"/>
    <w:rsid w:val="005234E7"/>
    <w:rsid w:val="00523C66"/>
    <w:rsid w:val="00523D20"/>
    <w:rsid w:val="00526112"/>
    <w:rsid w:val="00526AB0"/>
    <w:rsid w:val="00527218"/>
    <w:rsid w:val="00527B83"/>
    <w:rsid w:val="00531096"/>
    <w:rsid w:val="00531695"/>
    <w:rsid w:val="005321D5"/>
    <w:rsid w:val="00533385"/>
    <w:rsid w:val="005334F7"/>
    <w:rsid w:val="00533990"/>
    <w:rsid w:val="00534549"/>
    <w:rsid w:val="00534F69"/>
    <w:rsid w:val="00536FBB"/>
    <w:rsid w:val="0053771B"/>
    <w:rsid w:val="005407C5"/>
    <w:rsid w:val="005412EE"/>
    <w:rsid w:val="00541464"/>
    <w:rsid w:val="005415CD"/>
    <w:rsid w:val="00541CFE"/>
    <w:rsid w:val="00542B55"/>
    <w:rsid w:val="00543FC0"/>
    <w:rsid w:val="0054561A"/>
    <w:rsid w:val="005457DD"/>
    <w:rsid w:val="00545994"/>
    <w:rsid w:val="00545F85"/>
    <w:rsid w:val="00546A53"/>
    <w:rsid w:val="00546DAA"/>
    <w:rsid w:val="00550D4C"/>
    <w:rsid w:val="00550FC7"/>
    <w:rsid w:val="005516F6"/>
    <w:rsid w:val="00551808"/>
    <w:rsid w:val="005521E4"/>
    <w:rsid w:val="005532A2"/>
    <w:rsid w:val="005537CB"/>
    <w:rsid w:val="00555300"/>
    <w:rsid w:val="00555CDF"/>
    <w:rsid w:val="005565D1"/>
    <w:rsid w:val="00556CE1"/>
    <w:rsid w:val="00556E26"/>
    <w:rsid w:val="00556EA7"/>
    <w:rsid w:val="005573A0"/>
    <w:rsid w:val="00557A6B"/>
    <w:rsid w:val="00560090"/>
    <w:rsid w:val="005607A9"/>
    <w:rsid w:val="0056168F"/>
    <w:rsid w:val="005621C0"/>
    <w:rsid w:val="0056284C"/>
    <w:rsid w:val="00563AC3"/>
    <w:rsid w:val="00563CF4"/>
    <w:rsid w:val="00565931"/>
    <w:rsid w:val="00565D09"/>
    <w:rsid w:val="00566021"/>
    <w:rsid w:val="005668A9"/>
    <w:rsid w:val="00570028"/>
    <w:rsid w:val="0057075A"/>
    <w:rsid w:val="00570928"/>
    <w:rsid w:val="00570AE3"/>
    <w:rsid w:val="00572AA7"/>
    <w:rsid w:val="0057475C"/>
    <w:rsid w:val="00574F16"/>
    <w:rsid w:val="005765C3"/>
    <w:rsid w:val="0057672D"/>
    <w:rsid w:val="005776D5"/>
    <w:rsid w:val="005777CF"/>
    <w:rsid w:val="0057795C"/>
    <w:rsid w:val="00580995"/>
    <w:rsid w:val="00580CBD"/>
    <w:rsid w:val="00580F07"/>
    <w:rsid w:val="00581481"/>
    <w:rsid w:val="00581F1E"/>
    <w:rsid w:val="005820BF"/>
    <w:rsid w:val="00582634"/>
    <w:rsid w:val="005826DE"/>
    <w:rsid w:val="00582A99"/>
    <w:rsid w:val="00583444"/>
    <w:rsid w:val="00584029"/>
    <w:rsid w:val="00585235"/>
    <w:rsid w:val="00585840"/>
    <w:rsid w:val="00585BEE"/>
    <w:rsid w:val="00586609"/>
    <w:rsid w:val="005869EC"/>
    <w:rsid w:val="005873F9"/>
    <w:rsid w:val="00587DBE"/>
    <w:rsid w:val="005904F1"/>
    <w:rsid w:val="00590AE2"/>
    <w:rsid w:val="005912F0"/>
    <w:rsid w:val="005913DE"/>
    <w:rsid w:val="00592088"/>
    <w:rsid w:val="00594017"/>
    <w:rsid w:val="0059431A"/>
    <w:rsid w:val="00594892"/>
    <w:rsid w:val="00595434"/>
    <w:rsid w:val="00595C8E"/>
    <w:rsid w:val="00596BF3"/>
    <w:rsid w:val="0059707C"/>
    <w:rsid w:val="005978A8"/>
    <w:rsid w:val="005A03EF"/>
    <w:rsid w:val="005A0DAB"/>
    <w:rsid w:val="005A0FB8"/>
    <w:rsid w:val="005A15FD"/>
    <w:rsid w:val="005A26A1"/>
    <w:rsid w:val="005A32A9"/>
    <w:rsid w:val="005A3CD4"/>
    <w:rsid w:val="005A3DBA"/>
    <w:rsid w:val="005A440E"/>
    <w:rsid w:val="005A6BD9"/>
    <w:rsid w:val="005A7321"/>
    <w:rsid w:val="005A769A"/>
    <w:rsid w:val="005A7BF9"/>
    <w:rsid w:val="005A7F3E"/>
    <w:rsid w:val="005B031E"/>
    <w:rsid w:val="005B0A42"/>
    <w:rsid w:val="005B1ECC"/>
    <w:rsid w:val="005B3E98"/>
    <w:rsid w:val="005B3EAC"/>
    <w:rsid w:val="005B3F8F"/>
    <w:rsid w:val="005B4378"/>
    <w:rsid w:val="005B5590"/>
    <w:rsid w:val="005B5DC0"/>
    <w:rsid w:val="005B5F32"/>
    <w:rsid w:val="005B6A48"/>
    <w:rsid w:val="005B6F76"/>
    <w:rsid w:val="005B70F8"/>
    <w:rsid w:val="005B7166"/>
    <w:rsid w:val="005B78B9"/>
    <w:rsid w:val="005B79B7"/>
    <w:rsid w:val="005C1681"/>
    <w:rsid w:val="005C17B7"/>
    <w:rsid w:val="005C30C2"/>
    <w:rsid w:val="005C3888"/>
    <w:rsid w:val="005C3C10"/>
    <w:rsid w:val="005C3EDA"/>
    <w:rsid w:val="005C427E"/>
    <w:rsid w:val="005C5C69"/>
    <w:rsid w:val="005C5E07"/>
    <w:rsid w:val="005C5FBB"/>
    <w:rsid w:val="005C605E"/>
    <w:rsid w:val="005C61BE"/>
    <w:rsid w:val="005C63BF"/>
    <w:rsid w:val="005C6497"/>
    <w:rsid w:val="005C6B53"/>
    <w:rsid w:val="005C730A"/>
    <w:rsid w:val="005C7E79"/>
    <w:rsid w:val="005D074F"/>
    <w:rsid w:val="005D0813"/>
    <w:rsid w:val="005D0A1D"/>
    <w:rsid w:val="005D0EE7"/>
    <w:rsid w:val="005D1BFB"/>
    <w:rsid w:val="005D1CE8"/>
    <w:rsid w:val="005D1E0D"/>
    <w:rsid w:val="005D20B1"/>
    <w:rsid w:val="005D22D5"/>
    <w:rsid w:val="005D2C9B"/>
    <w:rsid w:val="005D3442"/>
    <w:rsid w:val="005D4E1B"/>
    <w:rsid w:val="005D5687"/>
    <w:rsid w:val="005D6B29"/>
    <w:rsid w:val="005D7048"/>
    <w:rsid w:val="005D71BC"/>
    <w:rsid w:val="005D7E46"/>
    <w:rsid w:val="005E01C4"/>
    <w:rsid w:val="005E10BE"/>
    <w:rsid w:val="005E29D9"/>
    <w:rsid w:val="005E350A"/>
    <w:rsid w:val="005E3678"/>
    <w:rsid w:val="005E4687"/>
    <w:rsid w:val="005E4764"/>
    <w:rsid w:val="005E48FA"/>
    <w:rsid w:val="005E4AFF"/>
    <w:rsid w:val="005E4EF8"/>
    <w:rsid w:val="005E5910"/>
    <w:rsid w:val="005E5916"/>
    <w:rsid w:val="005E5D9C"/>
    <w:rsid w:val="005E5F56"/>
    <w:rsid w:val="005E6171"/>
    <w:rsid w:val="005E67C3"/>
    <w:rsid w:val="005E6C2A"/>
    <w:rsid w:val="005E6ED7"/>
    <w:rsid w:val="005E7A6C"/>
    <w:rsid w:val="005F0278"/>
    <w:rsid w:val="005F0E81"/>
    <w:rsid w:val="005F1917"/>
    <w:rsid w:val="005F416F"/>
    <w:rsid w:val="005F476F"/>
    <w:rsid w:val="005F4987"/>
    <w:rsid w:val="005F51C4"/>
    <w:rsid w:val="005F529B"/>
    <w:rsid w:val="005F5E56"/>
    <w:rsid w:val="005F6217"/>
    <w:rsid w:val="005F6843"/>
    <w:rsid w:val="00600619"/>
    <w:rsid w:val="00601494"/>
    <w:rsid w:val="00601DFC"/>
    <w:rsid w:val="00602BB9"/>
    <w:rsid w:val="00602D0C"/>
    <w:rsid w:val="00602DAA"/>
    <w:rsid w:val="006031CE"/>
    <w:rsid w:val="00603D25"/>
    <w:rsid w:val="006042B2"/>
    <w:rsid w:val="00604344"/>
    <w:rsid w:val="006049E5"/>
    <w:rsid w:val="00604BBE"/>
    <w:rsid w:val="00604E4E"/>
    <w:rsid w:val="006050BA"/>
    <w:rsid w:val="00605598"/>
    <w:rsid w:val="0060568B"/>
    <w:rsid w:val="00606DE7"/>
    <w:rsid w:val="0060730B"/>
    <w:rsid w:val="00610DA1"/>
    <w:rsid w:val="00610FD1"/>
    <w:rsid w:val="00610FDB"/>
    <w:rsid w:val="00611845"/>
    <w:rsid w:val="006125FE"/>
    <w:rsid w:val="00612D6E"/>
    <w:rsid w:val="00612F6B"/>
    <w:rsid w:val="0061365C"/>
    <w:rsid w:val="00613C6E"/>
    <w:rsid w:val="00613CC0"/>
    <w:rsid w:val="006141F1"/>
    <w:rsid w:val="00614D28"/>
    <w:rsid w:val="0061570E"/>
    <w:rsid w:val="0061637A"/>
    <w:rsid w:val="00616DA8"/>
    <w:rsid w:val="00616E53"/>
    <w:rsid w:val="00616FB3"/>
    <w:rsid w:val="0062032C"/>
    <w:rsid w:val="0062088D"/>
    <w:rsid w:val="00621688"/>
    <w:rsid w:val="006217D9"/>
    <w:rsid w:val="00621C00"/>
    <w:rsid w:val="0062250B"/>
    <w:rsid w:val="00624051"/>
    <w:rsid w:val="00624BE7"/>
    <w:rsid w:val="00624EF5"/>
    <w:rsid w:val="0062679A"/>
    <w:rsid w:val="00626CC2"/>
    <w:rsid w:val="00627270"/>
    <w:rsid w:val="00627407"/>
    <w:rsid w:val="006275C0"/>
    <w:rsid w:val="00627AAB"/>
    <w:rsid w:val="00627E24"/>
    <w:rsid w:val="006301F5"/>
    <w:rsid w:val="006305BF"/>
    <w:rsid w:val="00630722"/>
    <w:rsid w:val="00631D70"/>
    <w:rsid w:val="006325E2"/>
    <w:rsid w:val="00632635"/>
    <w:rsid w:val="00632D2C"/>
    <w:rsid w:val="00634582"/>
    <w:rsid w:val="006347F1"/>
    <w:rsid w:val="00635139"/>
    <w:rsid w:val="006354E6"/>
    <w:rsid w:val="00635C56"/>
    <w:rsid w:val="00636779"/>
    <w:rsid w:val="00636AF0"/>
    <w:rsid w:val="00636B20"/>
    <w:rsid w:val="00636FDF"/>
    <w:rsid w:val="006371EB"/>
    <w:rsid w:val="006374D2"/>
    <w:rsid w:val="006376C5"/>
    <w:rsid w:val="00637FE5"/>
    <w:rsid w:val="00640ABC"/>
    <w:rsid w:val="0064194B"/>
    <w:rsid w:val="006423D8"/>
    <w:rsid w:val="00642411"/>
    <w:rsid w:val="00642446"/>
    <w:rsid w:val="0064283F"/>
    <w:rsid w:val="00642894"/>
    <w:rsid w:val="006429A4"/>
    <w:rsid w:val="00644029"/>
    <w:rsid w:val="006440DB"/>
    <w:rsid w:val="00644C32"/>
    <w:rsid w:val="006452CD"/>
    <w:rsid w:val="0064615C"/>
    <w:rsid w:val="006463F9"/>
    <w:rsid w:val="00646B01"/>
    <w:rsid w:val="0065105A"/>
    <w:rsid w:val="00652B46"/>
    <w:rsid w:val="006535C4"/>
    <w:rsid w:val="006537D0"/>
    <w:rsid w:val="00653A90"/>
    <w:rsid w:val="00654D17"/>
    <w:rsid w:val="0065597C"/>
    <w:rsid w:val="00655CB1"/>
    <w:rsid w:val="00655EC1"/>
    <w:rsid w:val="0065654B"/>
    <w:rsid w:val="00656CF0"/>
    <w:rsid w:val="00657209"/>
    <w:rsid w:val="006573CD"/>
    <w:rsid w:val="006579F9"/>
    <w:rsid w:val="00657FF6"/>
    <w:rsid w:val="0066090F"/>
    <w:rsid w:val="006616D7"/>
    <w:rsid w:val="00661833"/>
    <w:rsid w:val="00662563"/>
    <w:rsid w:val="0066262F"/>
    <w:rsid w:val="00663089"/>
    <w:rsid w:val="00663CAD"/>
    <w:rsid w:val="00665166"/>
    <w:rsid w:val="006651D2"/>
    <w:rsid w:val="006652AC"/>
    <w:rsid w:val="00665A13"/>
    <w:rsid w:val="00665A64"/>
    <w:rsid w:val="00666135"/>
    <w:rsid w:val="00666FE3"/>
    <w:rsid w:val="00667D38"/>
    <w:rsid w:val="006709F0"/>
    <w:rsid w:val="00670CF0"/>
    <w:rsid w:val="00670E14"/>
    <w:rsid w:val="00672642"/>
    <w:rsid w:val="006729BB"/>
    <w:rsid w:val="00673BFD"/>
    <w:rsid w:val="00674017"/>
    <w:rsid w:val="006752D8"/>
    <w:rsid w:val="00675C38"/>
    <w:rsid w:val="00675D04"/>
    <w:rsid w:val="0067744E"/>
    <w:rsid w:val="0067746B"/>
    <w:rsid w:val="00677808"/>
    <w:rsid w:val="00680036"/>
    <w:rsid w:val="0068011F"/>
    <w:rsid w:val="0068031E"/>
    <w:rsid w:val="006810A7"/>
    <w:rsid w:val="006816FF"/>
    <w:rsid w:val="00681DDE"/>
    <w:rsid w:val="0068240C"/>
    <w:rsid w:val="00682510"/>
    <w:rsid w:val="00682972"/>
    <w:rsid w:val="00682B13"/>
    <w:rsid w:val="00682F0B"/>
    <w:rsid w:val="006852ED"/>
    <w:rsid w:val="00685AF1"/>
    <w:rsid w:val="00685BAB"/>
    <w:rsid w:val="006863F8"/>
    <w:rsid w:val="00686C7D"/>
    <w:rsid w:val="00686E21"/>
    <w:rsid w:val="006902BC"/>
    <w:rsid w:val="00690915"/>
    <w:rsid w:val="00691180"/>
    <w:rsid w:val="00691236"/>
    <w:rsid w:val="00691645"/>
    <w:rsid w:val="0069195C"/>
    <w:rsid w:val="00692565"/>
    <w:rsid w:val="00692B7B"/>
    <w:rsid w:val="00693028"/>
    <w:rsid w:val="006932B4"/>
    <w:rsid w:val="0069388B"/>
    <w:rsid w:val="00693C92"/>
    <w:rsid w:val="00693F16"/>
    <w:rsid w:val="0069421D"/>
    <w:rsid w:val="00694B8C"/>
    <w:rsid w:val="006953DD"/>
    <w:rsid w:val="00695ADF"/>
    <w:rsid w:val="00696513"/>
    <w:rsid w:val="00696917"/>
    <w:rsid w:val="00696EAD"/>
    <w:rsid w:val="00696EC9"/>
    <w:rsid w:val="00697378"/>
    <w:rsid w:val="0069769F"/>
    <w:rsid w:val="00697F41"/>
    <w:rsid w:val="00697F76"/>
    <w:rsid w:val="00697FD0"/>
    <w:rsid w:val="006A045A"/>
    <w:rsid w:val="006A1085"/>
    <w:rsid w:val="006A1B4F"/>
    <w:rsid w:val="006A1B8B"/>
    <w:rsid w:val="006A2D9E"/>
    <w:rsid w:val="006A2F99"/>
    <w:rsid w:val="006A309E"/>
    <w:rsid w:val="006A36CD"/>
    <w:rsid w:val="006A3E4C"/>
    <w:rsid w:val="006A4336"/>
    <w:rsid w:val="006A445D"/>
    <w:rsid w:val="006A44BB"/>
    <w:rsid w:val="006A451C"/>
    <w:rsid w:val="006A54EA"/>
    <w:rsid w:val="006A6768"/>
    <w:rsid w:val="006A6AA3"/>
    <w:rsid w:val="006A718B"/>
    <w:rsid w:val="006A7F87"/>
    <w:rsid w:val="006B0690"/>
    <w:rsid w:val="006B141F"/>
    <w:rsid w:val="006B148A"/>
    <w:rsid w:val="006B1AF4"/>
    <w:rsid w:val="006B1B87"/>
    <w:rsid w:val="006B238B"/>
    <w:rsid w:val="006B3453"/>
    <w:rsid w:val="006B3BB1"/>
    <w:rsid w:val="006B3C0E"/>
    <w:rsid w:val="006B4455"/>
    <w:rsid w:val="006B5360"/>
    <w:rsid w:val="006B66D1"/>
    <w:rsid w:val="006B6EC5"/>
    <w:rsid w:val="006B73D0"/>
    <w:rsid w:val="006B7A42"/>
    <w:rsid w:val="006B7D30"/>
    <w:rsid w:val="006C0A95"/>
    <w:rsid w:val="006C0F34"/>
    <w:rsid w:val="006C102C"/>
    <w:rsid w:val="006C1DB2"/>
    <w:rsid w:val="006C1DDB"/>
    <w:rsid w:val="006C336C"/>
    <w:rsid w:val="006C3735"/>
    <w:rsid w:val="006C38E0"/>
    <w:rsid w:val="006C5CEC"/>
    <w:rsid w:val="006C7E88"/>
    <w:rsid w:val="006D0B50"/>
    <w:rsid w:val="006D13F7"/>
    <w:rsid w:val="006D1C2B"/>
    <w:rsid w:val="006D1F68"/>
    <w:rsid w:val="006D2CB1"/>
    <w:rsid w:val="006D2FE2"/>
    <w:rsid w:val="006D43FB"/>
    <w:rsid w:val="006D4EF1"/>
    <w:rsid w:val="006D5916"/>
    <w:rsid w:val="006D64B3"/>
    <w:rsid w:val="006D6501"/>
    <w:rsid w:val="006D6CD5"/>
    <w:rsid w:val="006D71FA"/>
    <w:rsid w:val="006D7515"/>
    <w:rsid w:val="006E0AD3"/>
    <w:rsid w:val="006E1610"/>
    <w:rsid w:val="006E1FF7"/>
    <w:rsid w:val="006E25DC"/>
    <w:rsid w:val="006E26FE"/>
    <w:rsid w:val="006E32FD"/>
    <w:rsid w:val="006E4B6F"/>
    <w:rsid w:val="006E4E96"/>
    <w:rsid w:val="006E5634"/>
    <w:rsid w:val="006E5AB4"/>
    <w:rsid w:val="006E5BB9"/>
    <w:rsid w:val="006E5F6C"/>
    <w:rsid w:val="006E6315"/>
    <w:rsid w:val="006E7843"/>
    <w:rsid w:val="006F06BD"/>
    <w:rsid w:val="006F085B"/>
    <w:rsid w:val="006F099D"/>
    <w:rsid w:val="006F11ED"/>
    <w:rsid w:val="006F1666"/>
    <w:rsid w:val="006F1E4B"/>
    <w:rsid w:val="006F209C"/>
    <w:rsid w:val="006F22D8"/>
    <w:rsid w:val="006F2353"/>
    <w:rsid w:val="006F3762"/>
    <w:rsid w:val="006F3EE8"/>
    <w:rsid w:val="006F448B"/>
    <w:rsid w:val="006F4942"/>
    <w:rsid w:val="006F4AB8"/>
    <w:rsid w:val="006F5374"/>
    <w:rsid w:val="006F6549"/>
    <w:rsid w:val="006F6B14"/>
    <w:rsid w:val="006F6D3C"/>
    <w:rsid w:val="006F6DC1"/>
    <w:rsid w:val="006F7822"/>
    <w:rsid w:val="006F7852"/>
    <w:rsid w:val="006F789D"/>
    <w:rsid w:val="006F7F0C"/>
    <w:rsid w:val="006F7FF9"/>
    <w:rsid w:val="00700A9D"/>
    <w:rsid w:val="00701906"/>
    <w:rsid w:val="00701A1A"/>
    <w:rsid w:val="00702608"/>
    <w:rsid w:val="00702F33"/>
    <w:rsid w:val="00703436"/>
    <w:rsid w:val="00703E55"/>
    <w:rsid w:val="007041BF"/>
    <w:rsid w:val="00705369"/>
    <w:rsid w:val="0070543F"/>
    <w:rsid w:val="007056E0"/>
    <w:rsid w:val="00706631"/>
    <w:rsid w:val="00706C0C"/>
    <w:rsid w:val="0070725B"/>
    <w:rsid w:val="007072ED"/>
    <w:rsid w:val="0070771D"/>
    <w:rsid w:val="00707AD0"/>
    <w:rsid w:val="00710CBA"/>
    <w:rsid w:val="00710D33"/>
    <w:rsid w:val="007113EC"/>
    <w:rsid w:val="007115EB"/>
    <w:rsid w:val="00711C84"/>
    <w:rsid w:val="007120FA"/>
    <w:rsid w:val="00713D2C"/>
    <w:rsid w:val="00714A5C"/>
    <w:rsid w:val="007152BF"/>
    <w:rsid w:val="00715DAA"/>
    <w:rsid w:val="007163D8"/>
    <w:rsid w:val="00717F77"/>
    <w:rsid w:val="007200B0"/>
    <w:rsid w:val="00720487"/>
    <w:rsid w:val="007209CF"/>
    <w:rsid w:val="00720D41"/>
    <w:rsid w:val="007211D2"/>
    <w:rsid w:val="00721E03"/>
    <w:rsid w:val="0072262D"/>
    <w:rsid w:val="0072283C"/>
    <w:rsid w:val="00722F68"/>
    <w:rsid w:val="0072320B"/>
    <w:rsid w:val="00723225"/>
    <w:rsid w:val="00724898"/>
    <w:rsid w:val="00724B33"/>
    <w:rsid w:val="007253B0"/>
    <w:rsid w:val="007256F5"/>
    <w:rsid w:val="007259F5"/>
    <w:rsid w:val="00725BFD"/>
    <w:rsid w:val="007261B1"/>
    <w:rsid w:val="00727869"/>
    <w:rsid w:val="00730345"/>
    <w:rsid w:val="0073081D"/>
    <w:rsid w:val="007313BD"/>
    <w:rsid w:val="007318A0"/>
    <w:rsid w:val="00731F6F"/>
    <w:rsid w:val="00732F0F"/>
    <w:rsid w:val="007339C3"/>
    <w:rsid w:val="0073518B"/>
    <w:rsid w:val="007353F9"/>
    <w:rsid w:val="00735529"/>
    <w:rsid w:val="00735B52"/>
    <w:rsid w:val="00735D73"/>
    <w:rsid w:val="0073622D"/>
    <w:rsid w:val="00736ED4"/>
    <w:rsid w:val="00736ED6"/>
    <w:rsid w:val="00740459"/>
    <w:rsid w:val="007406B2"/>
    <w:rsid w:val="0074070C"/>
    <w:rsid w:val="00740B75"/>
    <w:rsid w:val="00741157"/>
    <w:rsid w:val="007417B6"/>
    <w:rsid w:val="0074245F"/>
    <w:rsid w:val="007429D2"/>
    <w:rsid w:val="00742FC9"/>
    <w:rsid w:val="0074315E"/>
    <w:rsid w:val="007432DD"/>
    <w:rsid w:val="00744039"/>
    <w:rsid w:val="00744834"/>
    <w:rsid w:val="00744CB1"/>
    <w:rsid w:val="00745D78"/>
    <w:rsid w:val="007465FC"/>
    <w:rsid w:val="007475DD"/>
    <w:rsid w:val="00747992"/>
    <w:rsid w:val="00747DB4"/>
    <w:rsid w:val="007506A0"/>
    <w:rsid w:val="00750E8D"/>
    <w:rsid w:val="007511F2"/>
    <w:rsid w:val="007523BA"/>
    <w:rsid w:val="00752608"/>
    <w:rsid w:val="007552E5"/>
    <w:rsid w:val="00755968"/>
    <w:rsid w:val="007560A8"/>
    <w:rsid w:val="007570CA"/>
    <w:rsid w:val="007579D5"/>
    <w:rsid w:val="00760219"/>
    <w:rsid w:val="00760541"/>
    <w:rsid w:val="00760BFC"/>
    <w:rsid w:val="00761112"/>
    <w:rsid w:val="007621EF"/>
    <w:rsid w:val="00762A0F"/>
    <w:rsid w:val="00762BE7"/>
    <w:rsid w:val="00762FC8"/>
    <w:rsid w:val="00763584"/>
    <w:rsid w:val="007645BE"/>
    <w:rsid w:val="00765AB1"/>
    <w:rsid w:val="0076677E"/>
    <w:rsid w:val="00766C35"/>
    <w:rsid w:val="00767083"/>
    <w:rsid w:val="007670DE"/>
    <w:rsid w:val="00767206"/>
    <w:rsid w:val="007673B7"/>
    <w:rsid w:val="00767684"/>
    <w:rsid w:val="00767F90"/>
    <w:rsid w:val="00770205"/>
    <w:rsid w:val="00770689"/>
    <w:rsid w:val="0077133D"/>
    <w:rsid w:val="00772A7A"/>
    <w:rsid w:val="00773878"/>
    <w:rsid w:val="00774B02"/>
    <w:rsid w:val="007754AB"/>
    <w:rsid w:val="00775563"/>
    <w:rsid w:val="00776195"/>
    <w:rsid w:val="0077635D"/>
    <w:rsid w:val="00776BD2"/>
    <w:rsid w:val="00780C28"/>
    <w:rsid w:val="00780D86"/>
    <w:rsid w:val="00781275"/>
    <w:rsid w:val="007817E0"/>
    <w:rsid w:val="00781E78"/>
    <w:rsid w:val="00782009"/>
    <w:rsid w:val="00782149"/>
    <w:rsid w:val="0078386C"/>
    <w:rsid w:val="0078524D"/>
    <w:rsid w:val="0078531D"/>
    <w:rsid w:val="0078641A"/>
    <w:rsid w:val="00786718"/>
    <w:rsid w:val="007869B4"/>
    <w:rsid w:val="007876FA"/>
    <w:rsid w:val="00787956"/>
    <w:rsid w:val="007902A7"/>
    <w:rsid w:val="007909F2"/>
    <w:rsid w:val="00791058"/>
    <w:rsid w:val="00791A8E"/>
    <w:rsid w:val="00791B95"/>
    <w:rsid w:val="00791C43"/>
    <w:rsid w:val="00791CD1"/>
    <w:rsid w:val="0079259B"/>
    <w:rsid w:val="00793C34"/>
    <w:rsid w:val="007944E2"/>
    <w:rsid w:val="007948EF"/>
    <w:rsid w:val="00794A32"/>
    <w:rsid w:val="00794BE7"/>
    <w:rsid w:val="00794C8E"/>
    <w:rsid w:val="00795DC1"/>
    <w:rsid w:val="007961D6"/>
    <w:rsid w:val="00797A62"/>
    <w:rsid w:val="007A0872"/>
    <w:rsid w:val="007A2388"/>
    <w:rsid w:val="007A2716"/>
    <w:rsid w:val="007A2B8F"/>
    <w:rsid w:val="007A33CA"/>
    <w:rsid w:val="007A38E7"/>
    <w:rsid w:val="007A3979"/>
    <w:rsid w:val="007A3C33"/>
    <w:rsid w:val="007A4187"/>
    <w:rsid w:val="007A5C06"/>
    <w:rsid w:val="007A68B5"/>
    <w:rsid w:val="007A7DF7"/>
    <w:rsid w:val="007B013E"/>
    <w:rsid w:val="007B0308"/>
    <w:rsid w:val="007B0DE4"/>
    <w:rsid w:val="007B1476"/>
    <w:rsid w:val="007B1BC2"/>
    <w:rsid w:val="007B2242"/>
    <w:rsid w:val="007B23E6"/>
    <w:rsid w:val="007B2B06"/>
    <w:rsid w:val="007B3C0B"/>
    <w:rsid w:val="007B4173"/>
    <w:rsid w:val="007B4C64"/>
    <w:rsid w:val="007B4FD5"/>
    <w:rsid w:val="007B5838"/>
    <w:rsid w:val="007B5FF9"/>
    <w:rsid w:val="007B62CA"/>
    <w:rsid w:val="007C091A"/>
    <w:rsid w:val="007C09F3"/>
    <w:rsid w:val="007C0E2B"/>
    <w:rsid w:val="007C12CB"/>
    <w:rsid w:val="007C13DC"/>
    <w:rsid w:val="007C171E"/>
    <w:rsid w:val="007C2A56"/>
    <w:rsid w:val="007C2B82"/>
    <w:rsid w:val="007C2C2B"/>
    <w:rsid w:val="007C3B1C"/>
    <w:rsid w:val="007C3B41"/>
    <w:rsid w:val="007C4B16"/>
    <w:rsid w:val="007C5C3A"/>
    <w:rsid w:val="007C607B"/>
    <w:rsid w:val="007D015E"/>
    <w:rsid w:val="007D0B44"/>
    <w:rsid w:val="007D1385"/>
    <w:rsid w:val="007D16AC"/>
    <w:rsid w:val="007D1756"/>
    <w:rsid w:val="007D19CD"/>
    <w:rsid w:val="007D24E4"/>
    <w:rsid w:val="007D2540"/>
    <w:rsid w:val="007D2823"/>
    <w:rsid w:val="007D379C"/>
    <w:rsid w:val="007D3EB4"/>
    <w:rsid w:val="007D4BE8"/>
    <w:rsid w:val="007D503B"/>
    <w:rsid w:val="007D5BFB"/>
    <w:rsid w:val="007D654C"/>
    <w:rsid w:val="007D701F"/>
    <w:rsid w:val="007E0248"/>
    <w:rsid w:val="007E02EC"/>
    <w:rsid w:val="007E031D"/>
    <w:rsid w:val="007E2084"/>
    <w:rsid w:val="007E218E"/>
    <w:rsid w:val="007E35D2"/>
    <w:rsid w:val="007E3BCE"/>
    <w:rsid w:val="007E47CA"/>
    <w:rsid w:val="007E5242"/>
    <w:rsid w:val="007E64DC"/>
    <w:rsid w:val="007E6727"/>
    <w:rsid w:val="007E6D85"/>
    <w:rsid w:val="007E7280"/>
    <w:rsid w:val="007E7FCD"/>
    <w:rsid w:val="007F109D"/>
    <w:rsid w:val="007F23D3"/>
    <w:rsid w:val="007F24D0"/>
    <w:rsid w:val="007F2745"/>
    <w:rsid w:val="007F2919"/>
    <w:rsid w:val="007F2BDC"/>
    <w:rsid w:val="007F3569"/>
    <w:rsid w:val="007F35FE"/>
    <w:rsid w:val="007F41E9"/>
    <w:rsid w:val="007F45AB"/>
    <w:rsid w:val="007F510D"/>
    <w:rsid w:val="007F554A"/>
    <w:rsid w:val="007F5FF7"/>
    <w:rsid w:val="007F6043"/>
    <w:rsid w:val="007F63AD"/>
    <w:rsid w:val="007F66FC"/>
    <w:rsid w:val="007F6828"/>
    <w:rsid w:val="007F6C7C"/>
    <w:rsid w:val="0080011D"/>
    <w:rsid w:val="00802B6A"/>
    <w:rsid w:val="0080351F"/>
    <w:rsid w:val="00804FEB"/>
    <w:rsid w:val="00805686"/>
    <w:rsid w:val="0080578E"/>
    <w:rsid w:val="00805A01"/>
    <w:rsid w:val="008060E2"/>
    <w:rsid w:val="008062FF"/>
    <w:rsid w:val="00806486"/>
    <w:rsid w:val="00806880"/>
    <w:rsid w:val="008068EA"/>
    <w:rsid w:val="008077B8"/>
    <w:rsid w:val="00810D36"/>
    <w:rsid w:val="008112BB"/>
    <w:rsid w:val="00811DE9"/>
    <w:rsid w:val="00811F23"/>
    <w:rsid w:val="00812818"/>
    <w:rsid w:val="00812A4A"/>
    <w:rsid w:val="00812A72"/>
    <w:rsid w:val="00813680"/>
    <w:rsid w:val="00814986"/>
    <w:rsid w:val="008157ED"/>
    <w:rsid w:val="00815DF4"/>
    <w:rsid w:val="00815FC3"/>
    <w:rsid w:val="00816011"/>
    <w:rsid w:val="008169C6"/>
    <w:rsid w:val="00817750"/>
    <w:rsid w:val="0082081B"/>
    <w:rsid w:val="00820FEB"/>
    <w:rsid w:val="0082118F"/>
    <w:rsid w:val="00822088"/>
    <w:rsid w:val="0082225A"/>
    <w:rsid w:val="0082232E"/>
    <w:rsid w:val="008232A0"/>
    <w:rsid w:val="008238D4"/>
    <w:rsid w:val="00824336"/>
    <w:rsid w:val="00824E48"/>
    <w:rsid w:val="008252E4"/>
    <w:rsid w:val="0082555D"/>
    <w:rsid w:val="0082614F"/>
    <w:rsid w:val="008261EC"/>
    <w:rsid w:val="00830373"/>
    <w:rsid w:val="008303AD"/>
    <w:rsid w:val="00831A9F"/>
    <w:rsid w:val="00832634"/>
    <w:rsid w:val="00832B28"/>
    <w:rsid w:val="008333A1"/>
    <w:rsid w:val="008333B0"/>
    <w:rsid w:val="008333C0"/>
    <w:rsid w:val="00833E7C"/>
    <w:rsid w:val="00834219"/>
    <w:rsid w:val="008358C9"/>
    <w:rsid w:val="00835BF3"/>
    <w:rsid w:val="00836832"/>
    <w:rsid w:val="00836DF8"/>
    <w:rsid w:val="00837881"/>
    <w:rsid w:val="008378E2"/>
    <w:rsid w:val="00837FA7"/>
    <w:rsid w:val="0084135A"/>
    <w:rsid w:val="008414FC"/>
    <w:rsid w:val="0084206F"/>
    <w:rsid w:val="00842C53"/>
    <w:rsid w:val="00843036"/>
    <w:rsid w:val="008436EB"/>
    <w:rsid w:val="00843A65"/>
    <w:rsid w:val="00844740"/>
    <w:rsid w:val="008447C9"/>
    <w:rsid w:val="0084561B"/>
    <w:rsid w:val="0084568A"/>
    <w:rsid w:val="008457B1"/>
    <w:rsid w:val="008459CE"/>
    <w:rsid w:val="008460DD"/>
    <w:rsid w:val="00846430"/>
    <w:rsid w:val="00846EC0"/>
    <w:rsid w:val="00847E32"/>
    <w:rsid w:val="00847EBB"/>
    <w:rsid w:val="008509F1"/>
    <w:rsid w:val="00851295"/>
    <w:rsid w:val="00851B3A"/>
    <w:rsid w:val="00852227"/>
    <w:rsid w:val="00854140"/>
    <w:rsid w:val="00854B64"/>
    <w:rsid w:val="00854C3F"/>
    <w:rsid w:val="00855E93"/>
    <w:rsid w:val="00856545"/>
    <w:rsid w:val="00856687"/>
    <w:rsid w:val="00856701"/>
    <w:rsid w:val="008573B6"/>
    <w:rsid w:val="008574AB"/>
    <w:rsid w:val="00857A65"/>
    <w:rsid w:val="00857F06"/>
    <w:rsid w:val="00857F1D"/>
    <w:rsid w:val="00860684"/>
    <w:rsid w:val="0086072E"/>
    <w:rsid w:val="00861291"/>
    <w:rsid w:val="00861E1E"/>
    <w:rsid w:val="00862480"/>
    <w:rsid w:val="00862CDD"/>
    <w:rsid w:val="00863395"/>
    <w:rsid w:val="008640E6"/>
    <w:rsid w:val="008644EC"/>
    <w:rsid w:val="008649A2"/>
    <w:rsid w:val="00864EE1"/>
    <w:rsid w:val="00865419"/>
    <w:rsid w:val="00865800"/>
    <w:rsid w:val="0086610A"/>
    <w:rsid w:val="00867280"/>
    <w:rsid w:val="008704F2"/>
    <w:rsid w:val="00870631"/>
    <w:rsid w:val="00870642"/>
    <w:rsid w:val="008714B5"/>
    <w:rsid w:val="008734AC"/>
    <w:rsid w:val="00873CF0"/>
    <w:rsid w:val="00874817"/>
    <w:rsid w:val="0087482E"/>
    <w:rsid w:val="00874F7E"/>
    <w:rsid w:val="0087502A"/>
    <w:rsid w:val="00875D45"/>
    <w:rsid w:val="008765BC"/>
    <w:rsid w:val="00876A12"/>
    <w:rsid w:val="00877A12"/>
    <w:rsid w:val="00880F7D"/>
    <w:rsid w:val="00881142"/>
    <w:rsid w:val="008816CA"/>
    <w:rsid w:val="00881AF2"/>
    <w:rsid w:val="00881B19"/>
    <w:rsid w:val="0088504A"/>
    <w:rsid w:val="00886284"/>
    <w:rsid w:val="00886583"/>
    <w:rsid w:val="008873D0"/>
    <w:rsid w:val="008876A4"/>
    <w:rsid w:val="008876B1"/>
    <w:rsid w:val="00890746"/>
    <w:rsid w:val="00890808"/>
    <w:rsid w:val="00891058"/>
    <w:rsid w:val="00891831"/>
    <w:rsid w:val="0089191F"/>
    <w:rsid w:val="008928CB"/>
    <w:rsid w:val="00892B94"/>
    <w:rsid w:val="00892C51"/>
    <w:rsid w:val="00893853"/>
    <w:rsid w:val="00893A66"/>
    <w:rsid w:val="00893F99"/>
    <w:rsid w:val="00894C34"/>
    <w:rsid w:val="00894E36"/>
    <w:rsid w:val="0089620C"/>
    <w:rsid w:val="00897FDE"/>
    <w:rsid w:val="008A04E9"/>
    <w:rsid w:val="008A07DA"/>
    <w:rsid w:val="008A0DFD"/>
    <w:rsid w:val="008A0E2C"/>
    <w:rsid w:val="008A10DD"/>
    <w:rsid w:val="008A1879"/>
    <w:rsid w:val="008A2C2B"/>
    <w:rsid w:val="008A2C53"/>
    <w:rsid w:val="008A2E7C"/>
    <w:rsid w:val="008A30EE"/>
    <w:rsid w:val="008A3472"/>
    <w:rsid w:val="008A436A"/>
    <w:rsid w:val="008A596E"/>
    <w:rsid w:val="008A5A2D"/>
    <w:rsid w:val="008A60E1"/>
    <w:rsid w:val="008A6610"/>
    <w:rsid w:val="008A6A4E"/>
    <w:rsid w:val="008A6DF7"/>
    <w:rsid w:val="008A71F4"/>
    <w:rsid w:val="008A7E13"/>
    <w:rsid w:val="008B0A03"/>
    <w:rsid w:val="008B112A"/>
    <w:rsid w:val="008B144F"/>
    <w:rsid w:val="008B21BE"/>
    <w:rsid w:val="008B242E"/>
    <w:rsid w:val="008B2512"/>
    <w:rsid w:val="008B2C66"/>
    <w:rsid w:val="008B30AA"/>
    <w:rsid w:val="008B45BE"/>
    <w:rsid w:val="008B4A94"/>
    <w:rsid w:val="008B4B99"/>
    <w:rsid w:val="008B5879"/>
    <w:rsid w:val="008B589D"/>
    <w:rsid w:val="008B5A24"/>
    <w:rsid w:val="008B5E8F"/>
    <w:rsid w:val="008B6082"/>
    <w:rsid w:val="008B680A"/>
    <w:rsid w:val="008B7094"/>
    <w:rsid w:val="008B71D5"/>
    <w:rsid w:val="008B7324"/>
    <w:rsid w:val="008B7D4B"/>
    <w:rsid w:val="008B7E80"/>
    <w:rsid w:val="008B7E98"/>
    <w:rsid w:val="008C086E"/>
    <w:rsid w:val="008C087B"/>
    <w:rsid w:val="008C1659"/>
    <w:rsid w:val="008C1672"/>
    <w:rsid w:val="008C19CB"/>
    <w:rsid w:val="008C2072"/>
    <w:rsid w:val="008C20E6"/>
    <w:rsid w:val="008C2423"/>
    <w:rsid w:val="008C27D3"/>
    <w:rsid w:val="008C3863"/>
    <w:rsid w:val="008C61E5"/>
    <w:rsid w:val="008C707E"/>
    <w:rsid w:val="008C76CD"/>
    <w:rsid w:val="008C775C"/>
    <w:rsid w:val="008C7FBD"/>
    <w:rsid w:val="008D0BA5"/>
    <w:rsid w:val="008D0CDC"/>
    <w:rsid w:val="008D1981"/>
    <w:rsid w:val="008D33F8"/>
    <w:rsid w:val="008D34BE"/>
    <w:rsid w:val="008D42BD"/>
    <w:rsid w:val="008D49B2"/>
    <w:rsid w:val="008D4D95"/>
    <w:rsid w:val="008D53F3"/>
    <w:rsid w:val="008D59E8"/>
    <w:rsid w:val="008D614F"/>
    <w:rsid w:val="008D6E4E"/>
    <w:rsid w:val="008D7392"/>
    <w:rsid w:val="008D7E7F"/>
    <w:rsid w:val="008E153C"/>
    <w:rsid w:val="008E16CB"/>
    <w:rsid w:val="008E1A65"/>
    <w:rsid w:val="008E1D60"/>
    <w:rsid w:val="008E429B"/>
    <w:rsid w:val="008E4A81"/>
    <w:rsid w:val="008E71A6"/>
    <w:rsid w:val="008F0017"/>
    <w:rsid w:val="008F14F1"/>
    <w:rsid w:val="008F2817"/>
    <w:rsid w:val="008F3AC1"/>
    <w:rsid w:val="008F49C2"/>
    <w:rsid w:val="008F4C94"/>
    <w:rsid w:val="008F52F3"/>
    <w:rsid w:val="008F54C9"/>
    <w:rsid w:val="008F5AAC"/>
    <w:rsid w:val="008F70EB"/>
    <w:rsid w:val="008F770A"/>
    <w:rsid w:val="008F7830"/>
    <w:rsid w:val="008F7DEC"/>
    <w:rsid w:val="0090072D"/>
    <w:rsid w:val="0090175F"/>
    <w:rsid w:val="009018B9"/>
    <w:rsid w:val="009025CE"/>
    <w:rsid w:val="00903034"/>
    <w:rsid w:val="00903837"/>
    <w:rsid w:val="00904027"/>
    <w:rsid w:val="009052C9"/>
    <w:rsid w:val="00905529"/>
    <w:rsid w:val="00906A67"/>
    <w:rsid w:val="00907D2B"/>
    <w:rsid w:val="00910071"/>
    <w:rsid w:val="00910750"/>
    <w:rsid w:val="00910E05"/>
    <w:rsid w:val="00911419"/>
    <w:rsid w:val="0091168F"/>
    <w:rsid w:val="00911850"/>
    <w:rsid w:val="00912546"/>
    <w:rsid w:val="00912C34"/>
    <w:rsid w:val="00913398"/>
    <w:rsid w:val="0091477A"/>
    <w:rsid w:val="00915B19"/>
    <w:rsid w:val="00916983"/>
    <w:rsid w:val="00917958"/>
    <w:rsid w:val="00920667"/>
    <w:rsid w:val="0092127A"/>
    <w:rsid w:val="00921FFE"/>
    <w:rsid w:val="009221F7"/>
    <w:rsid w:val="00922957"/>
    <w:rsid w:val="00922BFF"/>
    <w:rsid w:val="00922D49"/>
    <w:rsid w:val="0092366A"/>
    <w:rsid w:val="00923A76"/>
    <w:rsid w:val="00923B57"/>
    <w:rsid w:val="00924136"/>
    <w:rsid w:val="00925307"/>
    <w:rsid w:val="00925740"/>
    <w:rsid w:val="00925E94"/>
    <w:rsid w:val="009263AE"/>
    <w:rsid w:val="00926D04"/>
    <w:rsid w:val="009275E8"/>
    <w:rsid w:val="009276C5"/>
    <w:rsid w:val="00927EDA"/>
    <w:rsid w:val="00930663"/>
    <w:rsid w:val="00930DB3"/>
    <w:rsid w:val="009318BA"/>
    <w:rsid w:val="00931B5A"/>
    <w:rsid w:val="009328CD"/>
    <w:rsid w:val="0093594A"/>
    <w:rsid w:val="00935F90"/>
    <w:rsid w:val="00935FA4"/>
    <w:rsid w:val="009368DD"/>
    <w:rsid w:val="009368EF"/>
    <w:rsid w:val="00936997"/>
    <w:rsid w:val="00937587"/>
    <w:rsid w:val="00937735"/>
    <w:rsid w:val="0094120E"/>
    <w:rsid w:val="0094293C"/>
    <w:rsid w:val="00942980"/>
    <w:rsid w:val="009432FA"/>
    <w:rsid w:val="00943407"/>
    <w:rsid w:val="009437B9"/>
    <w:rsid w:val="00944071"/>
    <w:rsid w:val="00944CD7"/>
    <w:rsid w:val="00944D1E"/>
    <w:rsid w:val="00944D5F"/>
    <w:rsid w:val="00945CCA"/>
    <w:rsid w:val="00945F76"/>
    <w:rsid w:val="0094760C"/>
    <w:rsid w:val="00947AEE"/>
    <w:rsid w:val="00947CE0"/>
    <w:rsid w:val="00950304"/>
    <w:rsid w:val="0095038B"/>
    <w:rsid w:val="00950C34"/>
    <w:rsid w:val="009512CE"/>
    <w:rsid w:val="009523B8"/>
    <w:rsid w:val="00952A7F"/>
    <w:rsid w:val="009536BD"/>
    <w:rsid w:val="00953C64"/>
    <w:rsid w:val="009555B5"/>
    <w:rsid w:val="009556F7"/>
    <w:rsid w:val="00955E19"/>
    <w:rsid w:val="00957119"/>
    <w:rsid w:val="00960CA0"/>
    <w:rsid w:val="00961A60"/>
    <w:rsid w:val="00961A93"/>
    <w:rsid w:val="00962347"/>
    <w:rsid w:val="009633FC"/>
    <w:rsid w:val="009649F5"/>
    <w:rsid w:val="009653D6"/>
    <w:rsid w:val="00965919"/>
    <w:rsid w:val="00965FA9"/>
    <w:rsid w:val="009670E2"/>
    <w:rsid w:val="00967BB0"/>
    <w:rsid w:val="0097230B"/>
    <w:rsid w:val="00973B45"/>
    <w:rsid w:val="009748D6"/>
    <w:rsid w:val="00974F68"/>
    <w:rsid w:val="009751BC"/>
    <w:rsid w:val="009751BF"/>
    <w:rsid w:val="00975919"/>
    <w:rsid w:val="0097601D"/>
    <w:rsid w:val="009767FE"/>
    <w:rsid w:val="009773DB"/>
    <w:rsid w:val="00977E64"/>
    <w:rsid w:val="00980660"/>
    <w:rsid w:val="009810E4"/>
    <w:rsid w:val="00982782"/>
    <w:rsid w:val="009835CF"/>
    <w:rsid w:val="0098362E"/>
    <w:rsid w:val="009855D9"/>
    <w:rsid w:val="009856F4"/>
    <w:rsid w:val="009859EE"/>
    <w:rsid w:val="00985A97"/>
    <w:rsid w:val="00985CD7"/>
    <w:rsid w:val="00985D7B"/>
    <w:rsid w:val="00986AC1"/>
    <w:rsid w:val="00987B8C"/>
    <w:rsid w:val="00987C71"/>
    <w:rsid w:val="00987CC7"/>
    <w:rsid w:val="00990515"/>
    <w:rsid w:val="00990F5F"/>
    <w:rsid w:val="009916CD"/>
    <w:rsid w:val="00991E9A"/>
    <w:rsid w:val="00992039"/>
    <w:rsid w:val="009921B9"/>
    <w:rsid w:val="00992F5A"/>
    <w:rsid w:val="0099418D"/>
    <w:rsid w:val="009945CF"/>
    <w:rsid w:val="00996254"/>
    <w:rsid w:val="00996B6E"/>
    <w:rsid w:val="00996C90"/>
    <w:rsid w:val="00996F32"/>
    <w:rsid w:val="00997C26"/>
    <w:rsid w:val="009A05DC"/>
    <w:rsid w:val="009A11BA"/>
    <w:rsid w:val="009A1628"/>
    <w:rsid w:val="009A2B5D"/>
    <w:rsid w:val="009A2F27"/>
    <w:rsid w:val="009A5007"/>
    <w:rsid w:val="009A5BDB"/>
    <w:rsid w:val="009A638B"/>
    <w:rsid w:val="009A6993"/>
    <w:rsid w:val="009A6A96"/>
    <w:rsid w:val="009A6D12"/>
    <w:rsid w:val="009A7164"/>
    <w:rsid w:val="009A732C"/>
    <w:rsid w:val="009B0048"/>
    <w:rsid w:val="009B0900"/>
    <w:rsid w:val="009B1091"/>
    <w:rsid w:val="009B1504"/>
    <w:rsid w:val="009B16B4"/>
    <w:rsid w:val="009B1AE2"/>
    <w:rsid w:val="009B1E1B"/>
    <w:rsid w:val="009B2216"/>
    <w:rsid w:val="009B2B7F"/>
    <w:rsid w:val="009B3204"/>
    <w:rsid w:val="009B347F"/>
    <w:rsid w:val="009B377D"/>
    <w:rsid w:val="009B4047"/>
    <w:rsid w:val="009B40CE"/>
    <w:rsid w:val="009B42B0"/>
    <w:rsid w:val="009B467E"/>
    <w:rsid w:val="009B4F25"/>
    <w:rsid w:val="009B5058"/>
    <w:rsid w:val="009B6415"/>
    <w:rsid w:val="009C00F3"/>
    <w:rsid w:val="009C0698"/>
    <w:rsid w:val="009C1469"/>
    <w:rsid w:val="009C1493"/>
    <w:rsid w:val="009C28F4"/>
    <w:rsid w:val="009C2ACB"/>
    <w:rsid w:val="009C31B4"/>
    <w:rsid w:val="009C34F5"/>
    <w:rsid w:val="009C377E"/>
    <w:rsid w:val="009C39DA"/>
    <w:rsid w:val="009C4C82"/>
    <w:rsid w:val="009C53A8"/>
    <w:rsid w:val="009C660F"/>
    <w:rsid w:val="009C6D98"/>
    <w:rsid w:val="009C7013"/>
    <w:rsid w:val="009C7023"/>
    <w:rsid w:val="009C731E"/>
    <w:rsid w:val="009C7429"/>
    <w:rsid w:val="009C7892"/>
    <w:rsid w:val="009C7BFE"/>
    <w:rsid w:val="009D02A7"/>
    <w:rsid w:val="009D0DE7"/>
    <w:rsid w:val="009D1168"/>
    <w:rsid w:val="009D1319"/>
    <w:rsid w:val="009D16D7"/>
    <w:rsid w:val="009D1A7A"/>
    <w:rsid w:val="009D2225"/>
    <w:rsid w:val="009D3E5C"/>
    <w:rsid w:val="009D4398"/>
    <w:rsid w:val="009D47E1"/>
    <w:rsid w:val="009D4BAD"/>
    <w:rsid w:val="009D5D1C"/>
    <w:rsid w:val="009D66B9"/>
    <w:rsid w:val="009D68CF"/>
    <w:rsid w:val="009D6CE9"/>
    <w:rsid w:val="009D7446"/>
    <w:rsid w:val="009D747F"/>
    <w:rsid w:val="009D761E"/>
    <w:rsid w:val="009E0495"/>
    <w:rsid w:val="009E04DE"/>
    <w:rsid w:val="009E054D"/>
    <w:rsid w:val="009E0BBC"/>
    <w:rsid w:val="009E0CE8"/>
    <w:rsid w:val="009E11D8"/>
    <w:rsid w:val="009E1DAC"/>
    <w:rsid w:val="009E3B89"/>
    <w:rsid w:val="009E4920"/>
    <w:rsid w:val="009E5196"/>
    <w:rsid w:val="009E5D98"/>
    <w:rsid w:val="009E6F01"/>
    <w:rsid w:val="009E70A5"/>
    <w:rsid w:val="009E7946"/>
    <w:rsid w:val="009E79FB"/>
    <w:rsid w:val="009F0782"/>
    <w:rsid w:val="009F12F4"/>
    <w:rsid w:val="009F16F2"/>
    <w:rsid w:val="009F23CC"/>
    <w:rsid w:val="009F3612"/>
    <w:rsid w:val="009F47B4"/>
    <w:rsid w:val="009F4D44"/>
    <w:rsid w:val="009F5A4F"/>
    <w:rsid w:val="009F78DC"/>
    <w:rsid w:val="00A00228"/>
    <w:rsid w:val="00A005CB"/>
    <w:rsid w:val="00A01597"/>
    <w:rsid w:val="00A0191D"/>
    <w:rsid w:val="00A02D39"/>
    <w:rsid w:val="00A03077"/>
    <w:rsid w:val="00A047DA"/>
    <w:rsid w:val="00A055EC"/>
    <w:rsid w:val="00A05A0D"/>
    <w:rsid w:val="00A061EC"/>
    <w:rsid w:val="00A064BC"/>
    <w:rsid w:val="00A06920"/>
    <w:rsid w:val="00A07395"/>
    <w:rsid w:val="00A07497"/>
    <w:rsid w:val="00A076DC"/>
    <w:rsid w:val="00A07860"/>
    <w:rsid w:val="00A07CCB"/>
    <w:rsid w:val="00A10733"/>
    <w:rsid w:val="00A12604"/>
    <w:rsid w:val="00A1282F"/>
    <w:rsid w:val="00A12A22"/>
    <w:rsid w:val="00A12D42"/>
    <w:rsid w:val="00A13567"/>
    <w:rsid w:val="00A13C05"/>
    <w:rsid w:val="00A14687"/>
    <w:rsid w:val="00A14CF7"/>
    <w:rsid w:val="00A1515F"/>
    <w:rsid w:val="00A15325"/>
    <w:rsid w:val="00A16875"/>
    <w:rsid w:val="00A17C1C"/>
    <w:rsid w:val="00A20AC9"/>
    <w:rsid w:val="00A210BF"/>
    <w:rsid w:val="00A213A3"/>
    <w:rsid w:val="00A2149A"/>
    <w:rsid w:val="00A2168C"/>
    <w:rsid w:val="00A21AB1"/>
    <w:rsid w:val="00A21B3D"/>
    <w:rsid w:val="00A21C54"/>
    <w:rsid w:val="00A22340"/>
    <w:rsid w:val="00A22603"/>
    <w:rsid w:val="00A23085"/>
    <w:rsid w:val="00A23962"/>
    <w:rsid w:val="00A23C2E"/>
    <w:rsid w:val="00A2570A"/>
    <w:rsid w:val="00A258EE"/>
    <w:rsid w:val="00A25AB3"/>
    <w:rsid w:val="00A2666D"/>
    <w:rsid w:val="00A26FC1"/>
    <w:rsid w:val="00A30638"/>
    <w:rsid w:val="00A30646"/>
    <w:rsid w:val="00A308C8"/>
    <w:rsid w:val="00A316A6"/>
    <w:rsid w:val="00A31BA6"/>
    <w:rsid w:val="00A32EA5"/>
    <w:rsid w:val="00A33DCD"/>
    <w:rsid w:val="00A345E2"/>
    <w:rsid w:val="00A3468A"/>
    <w:rsid w:val="00A348B5"/>
    <w:rsid w:val="00A353E0"/>
    <w:rsid w:val="00A3597E"/>
    <w:rsid w:val="00A36B26"/>
    <w:rsid w:val="00A37DA8"/>
    <w:rsid w:val="00A40C10"/>
    <w:rsid w:val="00A40FF4"/>
    <w:rsid w:val="00A40FFF"/>
    <w:rsid w:val="00A41597"/>
    <w:rsid w:val="00A41830"/>
    <w:rsid w:val="00A41A15"/>
    <w:rsid w:val="00A424EE"/>
    <w:rsid w:val="00A4319C"/>
    <w:rsid w:val="00A450A1"/>
    <w:rsid w:val="00A45568"/>
    <w:rsid w:val="00A45596"/>
    <w:rsid w:val="00A45990"/>
    <w:rsid w:val="00A462E2"/>
    <w:rsid w:val="00A46C85"/>
    <w:rsid w:val="00A46EA0"/>
    <w:rsid w:val="00A47CCD"/>
    <w:rsid w:val="00A50287"/>
    <w:rsid w:val="00A505CA"/>
    <w:rsid w:val="00A50E16"/>
    <w:rsid w:val="00A50F79"/>
    <w:rsid w:val="00A51742"/>
    <w:rsid w:val="00A52C29"/>
    <w:rsid w:val="00A53BD2"/>
    <w:rsid w:val="00A53C8C"/>
    <w:rsid w:val="00A53DF0"/>
    <w:rsid w:val="00A54A90"/>
    <w:rsid w:val="00A57728"/>
    <w:rsid w:val="00A57BA6"/>
    <w:rsid w:val="00A60771"/>
    <w:rsid w:val="00A611A8"/>
    <w:rsid w:val="00A615EA"/>
    <w:rsid w:val="00A62851"/>
    <w:rsid w:val="00A635B8"/>
    <w:rsid w:val="00A6391A"/>
    <w:rsid w:val="00A63BF7"/>
    <w:rsid w:val="00A64659"/>
    <w:rsid w:val="00A6475E"/>
    <w:rsid w:val="00A648A9"/>
    <w:rsid w:val="00A6541C"/>
    <w:rsid w:val="00A6597C"/>
    <w:rsid w:val="00A659AE"/>
    <w:rsid w:val="00A65A59"/>
    <w:rsid w:val="00A66952"/>
    <w:rsid w:val="00A66FB1"/>
    <w:rsid w:val="00A67033"/>
    <w:rsid w:val="00A67D5A"/>
    <w:rsid w:val="00A7084D"/>
    <w:rsid w:val="00A70CDB"/>
    <w:rsid w:val="00A72DAB"/>
    <w:rsid w:val="00A7327B"/>
    <w:rsid w:val="00A733DA"/>
    <w:rsid w:val="00A73813"/>
    <w:rsid w:val="00A74830"/>
    <w:rsid w:val="00A752CB"/>
    <w:rsid w:val="00A75BEF"/>
    <w:rsid w:val="00A75DD9"/>
    <w:rsid w:val="00A75E19"/>
    <w:rsid w:val="00A76606"/>
    <w:rsid w:val="00A77852"/>
    <w:rsid w:val="00A803BC"/>
    <w:rsid w:val="00A80A49"/>
    <w:rsid w:val="00A81576"/>
    <w:rsid w:val="00A819DF"/>
    <w:rsid w:val="00A824F4"/>
    <w:rsid w:val="00A828E8"/>
    <w:rsid w:val="00A82BB2"/>
    <w:rsid w:val="00A82C54"/>
    <w:rsid w:val="00A83486"/>
    <w:rsid w:val="00A83812"/>
    <w:rsid w:val="00A842C2"/>
    <w:rsid w:val="00A843D2"/>
    <w:rsid w:val="00A855FA"/>
    <w:rsid w:val="00A85BE4"/>
    <w:rsid w:val="00A860E6"/>
    <w:rsid w:val="00A8622E"/>
    <w:rsid w:val="00A87C38"/>
    <w:rsid w:val="00A87F3C"/>
    <w:rsid w:val="00A908AE"/>
    <w:rsid w:val="00A90AAC"/>
    <w:rsid w:val="00A91258"/>
    <w:rsid w:val="00A91A42"/>
    <w:rsid w:val="00A91E26"/>
    <w:rsid w:val="00A924EE"/>
    <w:rsid w:val="00A93FA5"/>
    <w:rsid w:val="00A946D2"/>
    <w:rsid w:val="00A94F96"/>
    <w:rsid w:val="00A9586C"/>
    <w:rsid w:val="00A960D4"/>
    <w:rsid w:val="00A9656A"/>
    <w:rsid w:val="00A9677F"/>
    <w:rsid w:val="00A96C07"/>
    <w:rsid w:val="00AA027E"/>
    <w:rsid w:val="00AA03FB"/>
    <w:rsid w:val="00AA0F6F"/>
    <w:rsid w:val="00AA1472"/>
    <w:rsid w:val="00AA17D3"/>
    <w:rsid w:val="00AA193E"/>
    <w:rsid w:val="00AA1C0C"/>
    <w:rsid w:val="00AA2276"/>
    <w:rsid w:val="00AA23E6"/>
    <w:rsid w:val="00AA275A"/>
    <w:rsid w:val="00AA2A65"/>
    <w:rsid w:val="00AA2AB7"/>
    <w:rsid w:val="00AA34F8"/>
    <w:rsid w:val="00AA3623"/>
    <w:rsid w:val="00AA4114"/>
    <w:rsid w:val="00AA4160"/>
    <w:rsid w:val="00AA4310"/>
    <w:rsid w:val="00AA439D"/>
    <w:rsid w:val="00AA45D2"/>
    <w:rsid w:val="00AA4DAC"/>
    <w:rsid w:val="00AA4EEA"/>
    <w:rsid w:val="00AA7A62"/>
    <w:rsid w:val="00AA7DAA"/>
    <w:rsid w:val="00AB0C1D"/>
    <w:rsid w:val="00AB15B3"/>
    <w:rsid w:val="00AB1BEE"/>
    <w:rsid w:val="00AB36BC"/>
    <w:rsid w:val="00AB3AC3"/>
    <w:rsid w:val="00AB3CA8"/>
    <w:rsid w:val="00AB3D61"/>
    <w:rsid w:val="00AB4E4B"/>
    <w:rsid w:val="00AB5921"/>
    <w:rsid w:val="00AB5F9C"/>
    <w:rsid w:val="00AB6C70"/>
    <w:rsid w:val="00AB7F41"/>
    <w:rsid w:val="00AC00AA"/>
    <w:rsid w:val="00AC1029"/>
    <w:rsid w:val="00AC1519"/>
    <w:rsid w:val="00AC1B6D"/>
    <w:rsid w:val="00AC1EC7"/>
    <w:rsid w:val="00AC2682"/>
    <w:rsid w:val="00AC2E34"/>
    <w:rsid w:val="00AC33B0"/>
    <w:rsid w:val="00AC4428"/>
    <w:rsid w:val="00AC44D5"/>
    <w:rsid w:val="00AC4823"/>
    <w:rsid w:val="00AC4BBB"/>
    <w:rsid w:val="00AC56E4"/>
    <w:rsid w:val="00AC5BA4"/>
    <w:rsid w:val="00AD0224"/>
    <w:rsid w:val="00AD074B"/>
    <w:rsid w:val="00AD07AA"/>
    <w:rsid w:val="00AD0B1F"/>
    <w:rsid w:val="00AD0E9A"/>
    <w:rsid w:val="00AD2E2B"/>
    <w:rsid w:val="00AD39C4"/>
    <w:rsid w:val="00AD50B7"/>
    <w:rsid w:val="00AD57C1"/>
    <w:rsid w:val="00AD5E95"/>
    <w:rsid w:val="00AD745D"/>
    <w:rsid w:val="00AD7F5B"/>
    <w:rsid w:val="00AE0180"/>
    <w:rsid w:val="00AE0790"/>
    <w:rsid w:val="00AE1A81"/>
    <w:rsid w:val="00AE204D"/>
    <w:rsid w:val="00AE2353"/>
    <w:rsid w:val="00AE2D1F"/>
    <w:rsid w:val="00AE4631"/>
    <w:rsid w:val="00AE4F5A"/>
    <w:rsid w:val="00AE6332"/>
    <w:rsid w:val="00AE6C5D"/>
    <w:rsid w:val="00AE6DD2"/>
    <w:rsid w:val="00AE6F03"/>
    <w:rsid w:val="00AE70D5"/>
    <w:rsid w:val="00AE7396"/>
    <w:rsid w:val="00AE73B7"/>
    <w:rsid w:val="00AE7453"/>
    <w:rsid w:val="00AF107C"/>
    <w:rsid w:val="00AF1368"/>
    <w:rsid w:val="00AF17B2"/>
    <w:rsid w:val="00AF24D0"/>
    <w:rsid w:val="00AF263C"/>
    <w:rsid w:val="00AF2A57"/>
    <w:rsid w:val="00AF3394"/>
    <w:rsid w:val="00AF6A47"/>
    <w:rsid w:val="00AF7C6E"/>
    <w:rsid w:val="00B0001E"/>
    <w:rsid w:val="00B014A7"/>
    <w:rsid w:val="00B019BB"/>
    <w:rsid w:val="00B019D7"/>
    <w:rsid w:val="00B02B51"/>
    <w:rsid w:val="00B03738"/>
    <w:rsid w:val="00B046AF"/>
    <w:rsid w:val="00B04C34"/>
    <w:rsid w:val="00B0571B"/>
    <w:rsid w:val="00B05D52"/>
    <w:rsid w:val="00B061AF"/>
    <w:rsid w:val="00B0651A"/>
    <w:rsid w:val="00B0697B"/>
    <w:rsid w:val="00B06AF3"/>
    <w:rsid w:val="00B1020D"/>
    <w:rsid w:val="00B10ED1"/>
    <w:rsid w:val="00B123FB"/>
    <w:rsid w:val="00B126E7"/>
    <w:rsid w:val="00B12BF7"/>
    <w:rsid w:val="00B13135"/>
    <w:rsid w:val="00B13604"/>
    <w:rsid w:val="00B13BF6"/>
    <w:rsid w:val="00B17F3E"/>
    <w:rsid w:val="00B20C1A"/>
    <w:rsid w:val="00B20CD6"/>
    <w:rsid w:val="00B210CF"/>
    <w:rsid w:val="00B21731"/>
    <w:rsid w:val="00B21DCB"/>
    <w:rsid w:val="00B22D46"/>
    <w:rsid w:val="00B23ED2"/>
    <w:rsid w:val="00B240A7"/>
    <w:rsid w:val="00B24849"/>
    <w:rsid w:val="00B252B9"/>
    <w:rsid w:val="00B25334"/>
    <w:rsid w:val="00B26328"/>
    <w:rsid w:val="00B2708A"/>
    <w:rsid w:val="00B272AF"/>
    <w:rsid w:val="00B277F7"/>
    <w:rsid w:val="00B308A3"/>
    <w:rsid w:val="00B308A7"/>
    <w:rsid w:val="00B313F2"/>
    <w:rsid w:val="00B3201F"/>
    <w:rsid w:val="00B3269F"/>
    <w:rsid w:val="00B32C18"/>
    <w:rsid w:val="00B32FA7"/>
    <w:rsid w:val="00B33591"/>
    <w:rsid w:val="00B337EA"/>
    <w:rsid w:val="00B343BF"/>
    <w:rsid w:val="00B34886"/>
    <w:rsid w:val="00B35B27"/>
    <w:rsid w:val="00B35EB3"/>
    <w:rsid w:val="00B35EDA"/>
    <w:rsid w:val="00B36CDD"/>
    <w:rsid w:val="00B37702"/>
    <w:rsid w:val="00B40155"/>
    <w:rsid w:val="00B40710"/>
    <w:rsid w:val="00B40ABB"/>
    <w:rsid w:val="00B40AF2"/>
    <w:rsid w:val="00B4157C"/>
    <w:rsid w:val="00B41DDC"/>
    <w:rsid w:val="00B42CF2"/>
    <w:rsid w:val="00B44D8E"/>
    <w:rsid w:val="00B45750"/>
    <w:rsid w:val="00B4576E"/>
    <w:rsid w:val="00B45D45"/>
    <w:rsid w:val="00B46F78"/>
    <w:rsid w:val="00B4701A"/>
    <w:rsid w:val="00B47527"/>
    <w:rsid w:val="00B47B0C"/>
    <w:rsid w:val="00B50370"/>
    <w:rsid w:val="00B510B0"/>
    <w:rsid w:val="00B511AA"/>
    <w:rsid w:val="00B51A8D"/>
    <w:rsid w:val="00B51BC7"/>
    <w:rsid w:val="00B51EB1"/>
    <w:rsid w:val="00B529DB"/>
    <w:rsid w:val="00B52B5F"/>
    <w:rsid w:val="00B53840"/>
    <w:rsid w:val="00B54470"/>
    <w:rsid w:val="00B54B24"/>
    <w:rsid w:val="00B56B1F"/>
    <w:rsid w:val="00B56D28"/>
    <w:rsid w:val="00B56EB7"/>
    <w:rsid w:val="00B572B8"/>
    <w:rsid w:val="00B57502"/>
    <w:rsid w:val="00B606FE"/>
    <w:rsid w:val="00B61B52"/>
    <w:rsid w:val="00B61FDF"/>
    <w:rsid w:val="00B629E7"/>
    <w:rsid w:val="00B62A31"/>
    <w:rsid w:val="00B62A6A"/>
    <w:rsid w:val="00B640F8"/>
    <w:rsid w:val="00B64616"/>
    <w:rsid w:val="00B64647"/>
    <w:rsid w:val="00B656AA"/>
    <w:rsid w:val="00B6575F"/>
    <w:rsid w:val="00B66862"/>
    <w:rsid w:val="00B70443"/>
    <w:rsid w:val="00B70D23"/>
    <w:rsid w:val="00B70F8C"/>
    <w:rsid w:val="00B71FBC"/>
    <w:rsid w:val="00B721D2"/>
    <w:rsid w:val="00B72267"/>
    <w:rsid w:val="00B722C6"/>
    <w:rsid w:val="00B72BA4"/>
    <w:rsid w:val="00B72C4C"/>
    <w:rsid w:val="00B74030"/>
    <w:rsid w:val="00B74093"/>
    <w:rsid w:val="00B757F1"/>
    <w:rsid w:val="00B75DD7"/>
    <w:rsid w:val="00B76BDA"/>
    <w:rsid w:val="00B76C78"/>
    <w:rsid w:val="00B77A10"/>
    <w:rsid w:val="00B77B7E"/>
    <w:rsid w:val="00B80145"/>
    <w:rsid w:val="00B8022D"/>
    <w:rsid w:val="00B80369"/>
    <w:rsid w:val="00B8161D"/>
    <w:rsid w:val="00B82077"/>
    <w:rsid w:val="00B8323A"/>
    <w:rsid w:val="00B83C76"/>
    <w:rsid w:val="00B8456D"/>
    <w:rsid w:val="00B84D4B"/>
    <w:rsid w:val="00B85648"/>
    <w:rsid w:val="00B866E6"/>
    <w:rsid w:val="00B8682E"/>
    <w:rsid w:val="00B86CDA"/>
    <w:rsid w:val="00B903F3"/>
    <w:rsid w:val="00B905AD"/>
    <w:rsid w:val="00B90A7B"/>
    <w:rsid w:val="00B91026"/>
    <w:rsid w:val="00B91729"/>
    <w:rsid w:val="00B917C8"/>
    <w:rsid w:val="00B91982"/>
    <w:rsid w:val="00B91D5E"/>
    <w:rsid w:val="00B921AA"/>
    <w:rsid w:val="00B92703"/>
    <w:rsid w:val="00B93248"/>
    <w:rsid w:val="00B93713"/>
    <w:rsid w:val="00B939CE"/>
    <w:rsid w:val="00B93AD3"/>
    <w:rsid w:val="00B93AF2"/>
    <w:rsid w:val="00B9447F"/>
    <w:rsid w:val="00B9458E"/>
    <w:rsid w:val="00B94875"/>
    <w:rsid w:val="00B94B3D"/>
    <w:rsid w:val="00B95056"/>
    <w:rsid w:val="00B9595E"/>
    <w:rsid w:val="00B95A91"/>
    <w:rsid w:val="00B95CA6"/>
    <w:rsid w:val="00B968A4"/>
    <w:rsid w:val="00B97186"/>
    <w:rsid w:val="00B973F1"/>
    <w:rsid w:val="00B97987"/>
    <w:rsid w:val="00B97EB9"/>
    <w:rsid w:val="00BA0031"/>
    <w:rsid w:val="00BA47F6"/>
    <w:rsid w:val="00BA49F4"/>
    <w:rsid w:val="00BA5B48"/>
    <w:rsid w:val="00BA6051"/>
    <w:rsid w:val="00BB0169"/>
    <w:rsid w:val="00BB1761"/>
    <w:rsid w:val="00BB18E4"/>
    <w:rsid w:val="00BB193F"/>
    <w:rsid w:val="00BB1B6F"/>
    <w:rsid w:val="00BB24BB"/>
    <w:rsid w:val="00BB2658"/>
    <w:rsid w:val="00BB3026"/>
    <w:rsid w:val="00BB359E"/>
    <w:rsid w:val="00BB3D40"/>
    <w:rsid w:val="00BB5197"/>
    <w:rsid w:val="00BB52B5"/>
    <w:rsid w:val="00BB5D79"/>
    <w:rsid w:val="00BB6B02"/>
    <w:rsid w:val="00BB6DC1"/>
    <w:rsid w:val="00BB7061"/>
    <w:rsid w:val="00BC030B"/>
    <w:rsid w:val="00BC16DD"/>
    <w:rsid w:val="00BC1ED8"/>
    <w:rsid w:val="00BC296F"/>
    <w:rsid w:val="00BC2A31"/>
    <w:rsid w:val="00BC2AE8"/>
    <w:rsid w:val="00BC2F9A"/>
    <w:rsid w:val="00BC4322"/>
    <w:rsid w:val="00BC436D"/>
    <w:rsid w:val="00BC5DAA"/>
    <w:rsid w:val="00BC6F48"/>
    <w:rsid w:val="00BC77A4"/>
    <w:rsid w:val="00BC7C77"/>
    <w:rsid w:val="00BD0E2C"/>
    <w:rsid w:val="00BD174E"/>
    <w:rsid w:val="00BD187D"/>
    <w:rsid w:val="00BD203C"/>
    <w:rsid w:val="00BD21D0"/>
    <w:rsid w:val="00BD2A88"/>
    <w:rsid w:val="00BD2E12"/>
    <w:rsid w:val="00BD2ED3"/>
    <w:rsid w:val="00BD3557"/>
    <w:rsid w:val="00BD403D"/>
    <w:rsid w:val="00BD498C"/>
    <w:rsid w:val="00BD4E02"/>
    <w:rsid w:val="00BD5C11"/>
    <w:rsid w:val="00BD5E0B"/>
    <w:rsid w:val="00BD5FA9"/>
    <w:rsid w:val="00BD605B"/>
    <w:rsid w:val="00BD6815"/>
    <w:rsid w:val="00BD741C"/>
    <w:rsid w:val="00BD7855"/>
    <w:rsid w:val="00BD7BD7"/>
    <w:rsid w:val="00BE0661"/>
    <w:rsid w:val="00BE0667"/>
    <w:rsid w:val="00BE254C"/>
    <w:rsid w:val="00BE3119"/>
    <w:rsid w:val="00BE3A06"/>
    <w:rsid w:val="00BE3FDE"/>
    <w:rsid w:val="00BE46C5"/>
    <w:rsid w:val="00BE5BDF"/>
    <w:rsid w:val="00BE7FD4"/>
    <w:rsid w:val="00BF04A8"/>
    <w:rsid w:val="00BF08BA"/>
    <w:rsid w:val="00BF12AF"/>
    <w:rsid w:val="00BF18C3"/>
    <w:rsid w:val="00BF2216"/>
    <w:rsid w:val="00BF2331"/>
    <w:rsid w:val="00BF24FA"/>
    <w:rsid w:val="00BF33A4"/>
    <w:rsid w:val="00BF34D6"/>
    <w:rsid w:val="00BF3E7A"/>
    <w:rsid w:val="00BF4424"/>
    <w:rsid w:val="00BF55ED"/>
    <w:rsid w:val="00BF6253"/>
    <w:rsid w:val="00BF6597"/>
    <w:rsid w:val="00BF65FE"/>
    <w:rsid w:val="00BF75DB"/>
    <w:rsid w:val="00BF78CD"/>
    <w:rsid w:val="00C00A23"/>
    <w:rsid w:val="00C01842"/>
    <w:rsid w:val="00C02261"/>
    <w:rsid w:val="00C026F8"/>
    <w:rsid w:val="00C02B70"/>
    <w:rsid w:val="00C036FA"/>
    <w:rsid w:val="00C03E3A"/>
    <w:rsid w:val="00C04AC3"/>
    <w:rsid w:val="00C05924"/>
    <w:rsid w:val="00C05AA2"/>
    <w:rsid w:val="00C0625B"/>
    <w:rsid w:val="00C06B73"/>
    <w:rsid w:val="00C06BD5"/>
    <w:rsid w:val="00C07635"/>
    <w:rsid w:val="00C07A20"/>
    <w:rsid w:val="00C10D8D"/>
    <w:rsid w:val="00C11116"/>
    <w:rsid w:val="00C128D2"/>
    <w:rsid w:val="00C14B9E"/>
    <w:rsid w:val="00C166EC"/>
    <w:rsid w:val="00C16874"/>
    <w:rsid w:val="00C16E4A"/>
    <w:rsid w:val="00C205A0"/>
    <w:rsid w:val="00C2116A"/>
    <w:rsid w:val="00C21C55"/>
    <w:rsid w:val="00C21EA9"/>
    <w:rsid w:val="00C22EE1"/>
    <w:rsid w:val="00C23DEA"/>
    <w:rsid w:val="00C24B84"/>
    <w:rsid w:val="00C24EC3"/>
    <w:rsid w:val="00C253C2"/>
    <w:rsid w:val="00C269EF"/>
    <w:rsid w:val="00C26A63"/>
    <w:rsid w:val="00C2715D"/>
    <w:rsid w:val="00C27203"/>
    <w:rsid w:val="00C273F0"/>
    <w:rsid w:val="00C27A19"/>
    <w:rsid w:val="00C27B4F"/>
    <w:rsid w:val="00C27C2C"/>
    <w:rsid w:val="00C27D1E"/>
    <w:rsid w:val="00C301F5"/>
    <w:rsid w:val="00C3032C"/>
    <w:rsid w:val="00C310B1"/>
    <w:rsid w:val="00C31B90"/>
    <w:rsid w:val="00C31E0D"/>
    <w:rsid w:val="00C3252F"/>
    <w:rsid w:val="00C33B1F"/>
    <w:rsid w:val="00C34828"/>
    <w:rsid w:val="00C35489"/>
    <w:rsid w:val="00C35A10"/>
    <w:rsid w:val="00C35CE7"/>
    <w:rsid w:val="00C361E9"/>
    <w:rsid w:val="00C36456"/>
    <w:rsid w:val="00C36BEE"/>
    <w:rsid w:val="00C36E88"/>
    <w:rsid w:val="00C37C30"/>
    <w:rsid w:val="00C40185"/>
    <w:rsid w:val="00C40598"/>
    <w:rsid w:val="00C40C65"/>
    <w:rsid w:val="00C42204"/>
    <w:rsid w:val="00C42B6C"/>
    <w:rsid w:val="00C42E1B"/>
    <w:rsid w:val="00C43417"/>
    <w:rsid w:val="00C43C28"/>
    <w:rsid w:val="00C4538F"/>
    <w:rsid w:val="00C45696"/>
    <w:rsid w:val="00C45785"/>
    <w:rsid w:val="00C45D5E"/>
    <w:rsid w:val="00C465BD"/>
    <w:rsid w:val="00C46944"/>
    <w:rsid w:val="00C47616"/>
    <w:rsid w:val="00C4797B"/>
    <w:rsid w:val="00C47D21"/>
    <w:rsid w:val="00C5067D"/>
    <w:rsid w:val="00C5135F"/>
    <w:rsid w:val="00C516F1"/>
    <w:rsid w:val="00C51D8D"/>
    <w:rsid w:val="00C521FB"/>
    <w:rsid w:val="00C52A15"/>
    <w:rsid w:val="00C52BC2"/>
    <w:rsid w:val="00C52D9E"/>
    <w:rsid w:val="00C536AF"/>
    <w:rsid w:val="00C53759"/>
    <w:rsid w:val="00C538B6"/>
    <w:rsid w:val="00C539DD"/>
    <w:rsid w:val="00C5414E"/>
    <w:rsid w:val="00C54B51"/>
    <w:rsid w:val="00C54F2F"/>
    <w:rsid w:val="00C5516C"/>
    <w:rsid w:val="00C55B25"/>
    <w:rsid w:val="00C57015"/>
    <w:rsid w:val="00C57264"/>
    <w:rsid w:val="00C57F1A"/>
    <w:rsid w:val="00C57F34"/>
    <w:rsid w:val="00C6065E"/>
    <w:rsid w:val="00C61038"/>
    <w:rsid w:val="00C61D93"/>
    <w:rsid w:val="00C623AC"/>
    <w:rsid w:val="00C626C8"/>
    <w:rsid w:val="00C63233"/>
    <w:rsid w:val="00C63AEE"/>
    <w:rsid w:val="00C642BC"/>
    <w:rsid w:val="00C643A3"/>
    <w:rsid w:val="00C65226"/>
    <w:rsid w:val="00C661EB"/>
    <w:rsid w:val="00C7012A"/>
    <w:rsid w:val="00C71535"/>
    <w:rsid w:val="00C7157A"/>
    <w:rsid w:val="00C717B1"/>
    <w:rsid w:val="00C72105"/>
    <w:rsid w:val="00C72B7A"/>
    <w:rsid w:val="00C735FF"/>
    <w:rsid w:val="00C740C3"/>
    <w:rsid w:val="00C756E0"/>
    <w:rsid w:val="00C75A63"/>
    <w:rsid w:val="00C75D9D"/>
    <w:rsid w:val="00C75F20"/>
    <w:rsid w:val="00C76880"/>
    <w:rsid w:val="00C8051D"/>
    <w:rsid w:val="00C8087A"/>
    <w:rsid w:val="00C8146D"/>
    <w:rsid w:val="00C8272A"/>
    <w:rsid w:val="00C83529"/>
    <w:rsid w:val="00C847B4"/>
    <w:rsid w:val="00C84A6D"/>
    <w:rsid w:val="00C84BD3"/>
    <w:rsid w:val="00C84E26"/>
    <w:rsid w:val="00C85E1C"/>
    <w:rsid w:val="00C8778F"/>
    <w:rsid w:val="00C87FF8"/>
    <w:rsid w:val="00C904B3"/>
    <w:rsid w:val="00C90978"/>
    <w:rsid w:val="00C909D2"/>
    <w:rsid w:val="00C91055"/>
    <w:rsid w:val="00C910CD"/>
    <w:rsid w:val="00C91116"/>
    <w:rsid w:val="00C9156D"/>
    <w:rsid w:val="00C91998"/>
    <w:rsid w:val="00C92806"/>
    <w:rsid w:val="00C92BEB"/>
    <w:rsid w:val="00C92C4D"/>
    <w:rsid w:val="00C92E65"/>
    <w:rsid w:val="00C933A2"/>
    <w:rsid w:val="00C936FB"/>
    <w:rsid w:val="00C958BD"/>
    <w:rsid w:val="00C9689A"/>
    <w:rsid w:val="00C96F48"/>
    <w:rsid w:val="00C9725C"/>
    <w:rsid w:val="00C9773C"/>
    <w:rsid w:val="00C97B64"/>
    <w:rsid w:val="00CA0480"/>
    <w:rsid w:val="00CA0A96"/>
    <w:rsid w:val="00CA11EE"/>
    <w:rsid w:val="00CA1794"/>
    <w:rsid w:val="00CA1FE1"/>
    <w:rsid w:val="00CA2218"/>
    <w:rsid w:val="00CA2488"/>
    <w:rsid w:val="00CA24D0"/>
    <w:rsid w:val="00CA30A5"/>
    <w:rsid w:val="00CA381F"/>
    <w:rsid w:val="00CA38CD"/>
    <w:rsid w:val="00CA38E9"/>
    <w:rsid w:val="00CA3CEC"/>
    <w:rsid w:val="00CA4065"/>
    <w:rsid w:val="00CA4128"/>
    <w:rsid w:val="00CA552D"/>
    <w:rsid w:val="00CA617A"/>
    <w:rsid w:val="00CA699A"/>
    <w:rsid w:val="00CA6ED5"/>
    <w:rsid w:val="00CB0791"/>
    <w:rsid w:val="00CB08EC"/>
    <w:rsid w:val="00CB0E80"/>
    <w:rsid w:val="00CB2763"/>
    <w:rsid w:val="00CB29BC"/>
    <w:rsid w:val="00CB2C54"/>
    <w:rsid w:val="00CB354E"/>
    <w:rsid w:val="00CB37E3"/>
    <w:rsid w:val="00CB4E14"/>
    <w:rsid w:val="00CB54F7"/>
    <w:rsid w:val="00CB5A3E"/>
    <w:rsid w:val="00CB7BCB"/>
    <w:rsid w:val="00CB7BE5"/>
    <w:rsid w:val="00CC0170"/>
    <w:rsid w:val="00CC04C6"/>
    <w:rsid w:val="00CC11AE"/>
    <w:rsid w:val="00CC1559"/>
    <w:rsid w:val="00CC18B2"/>
    <w:rsid w:val="00CC26A0"/>
    <w:rsid w:val="00CC2A8D"/>
    <w:rsid w:val="00CC58E4"/>
    <w:rsid w:val="00CC5F18"/>
    <w:rsid w:val="00CC62EF"/>
    <w:rsid w:val="00CC6777"/>
    <w:rsid w:val="00CC7225"/>
    <w:rsid w:val="00CC7843"/>
    <w:rsid w:val="00CD1BC1"/>
    <w:rsid w:val="00CD4D4B"/>
    <w:rsid w:val="00CD4F51"/>
    <w:rsid w:val="00CD5B74"/>
    <w:rsid w:val="00CD5C2A"/>
    <w:rsid w:val="00CD5CB6"/>
    <w:rsid w:val="00CD629B"/>
    <w:rsid w:val="00CD6492"/>
    <w:rsid w:val="00CD6B3C"/>
    <w:rsid w:val="00CE043F"/>
    <w:rsid w:val="00CE07AD"/>
    <w:rsid w:val="00CE0C71"/>
    <w:rsid w:val="00CE151B"/>
    <w:rsid w:val="00CE2275"/>
    <w:rsid w:val="00CE2AC6"/>
    <w:rsid w:val="00CE31F4"/>
    <w:rsid w:val="00CE42B4"/>
    <w:rsid w:val="00CE4593"/>
    <w:rsid w:val="00CE5A39"/>
    <w:rsid w:val="00CE608A"/>
    <w:rsid w:val="00CE70A9"/>
    <w:rsid w:val="00CE75F0"/>
    <w:rsid w:val="00CF076A"/>
    <w:rsid w:val="00CF0AE7"/>
    <w:rsid w:val="00CF177C"/>
    <w:rsid w:val="00CF2180"/>
    <w:rsid w:val="00CF3876"/>
    <w:rsid w:val="00CF50D5"/>
    <w:rsid w:val="00CF7A4B"/>
    <w:rsid w:val="00D00AB2"/>
    <w:rsid w:val="00D01251"/>
    <w:rsid w:val="00D013D6"/>
    <w:rsid w:val="00D0180F"/>
    <w:rsid w:val="00D021B8"/>
    <w:rsid w:val="00D037E4"/>
    <w:rsid w:val="00D04EDC"/>
    <w:rsid w:val="00D053C8"/>
    <w:rsid w:val="00D054D2"/>
    <w:rsid w:val="00D05A26"/>
    <w:rsid w:val="00D05A42"/>
    <w:rsid w:val="00D0694A"/>
    <w:rsid w:val="00D07A78"/>
    <w:rsid w:val="00D07AC5"/>
    <w:rsid w:val="00D07CA1"/>
    <w:rsid w:val="00D101C5"/>
    <w:rsid w:val="00D10822"/>
    <w:rsid w:val="00D10B46"/>
    <w:rsid w:val="00D1128E"/>
    <w:rsid w:val="00D127ED"/>
    <w:rsid w:val="00D12CD7"/>
    <w:rsid w:val="00D13051"/>
    <w:rsid w:val="00D13CF9"/>
    <w:rsid w:val="00D1468B"/>
    <w:rsid w:val="00D1499E"/>
    <w:rsid w:val="00D14C52"/>
    <w:rsid w:val="00D158D5"/>
    <w:rsid w:val="00D16C0A"/>
    <w:rsid w:val="00D209C6"/>
    <w:rsid w:val="00D20E7F"/>
    <w:rsid w:val="00D210CA"/>
    <w:rsid w:val="00D21D6D"/>
    <w:rsid w:val="00D2228F"/>
    <w:rsid w:val="00D2282C"/>
    <w:rsid w:val="00D22DE6"/>
    <w:rsid w:val="00D22F71"/>
    <w:rsid w:val="00D23555"/>
    <w:rsid w:val="00D24053"/>
    <w:rsid w:val="00D243F5"/>
    <w:rsid w:val="00D24577"/>
    <w:rsid w:val="00D25105"/>
    <w:rsid w:val="00D2512C"/>
    <w:rsid w:val="00D253E1"/>
    <w:rsid w:val="00D25A20"/>
    <w:rsid w:val="00D25E6D"/>
    <w:rsid w:val="00D26AEA"/>
    <w:rsid w:val="00D26C10"/>
    <w:rsid w:val="00D26F5A"/>
    <w:rsid w:val="00D274FC"/>
    <w:rsid w:val="00D27EFC"/>
    <w:rsid w:val="00D3021D"/>
    <w:rsid w:val="00D30722"/>
    <w:rsid w:val="00D30FD8"/>
    <w:rsid w:val="00D31191"/>
    <w:rsid w:val="00D313B9"/>
    <w:rsid w:val="00D33E24"/>
    <w:rsid w:val="00D34C23"/>
    <w:rsid w:val="00D34C2F"/>
    <w:rsid w:val="00D34CA8"/>
    <w:rsid w:val="00D35E88"/>
    <w:rsid w:val="00D35F60"/>
    <w:rsid w:val="00D36376"/>
    <w:rsid w:val="00D3709F"/>
    <w:rsid w:val="00D37DEF"/>
    <w:rsid w:val="00D4024B"/>
    <w:rsid w:val="00D410BA"/>
    <w:rsid w:val="00D421A8"/>
    <w:rsid w:val="00D43AAB"/>
    <w:rsid w:val="00D43EF8"/>
    <w:rsid w:val="00D448A0"/>
    <w:rsid w:val="00D44DA2"/>
    <w:rsid w:val="00D4517E"/>
    <w:rsid w:val="00D45AE1"/>
    <w:rsid w:val="00D47C05"/>
    <w:rsid w:val="00D47D90"/>
    <w:rsid w:val="00D47EEE"/>
    <w:rsid w:val="00D47F8F"/>
    <w:rsid w:val="00D501AC"/>
    <w:rsid w:val="00D50877"/>
    <w:rsid w:val="00D50AC3"/>
    <w:rsid w:val="00D50C82"/>
    <w:rsid w:val="00D51449"/>
    <w:rsid w:val="00D51B08"/>
    <w:rsid w:val="00D51C7D"/>
    <w:rsid w:val="00D52874"/>
    <w:rsid w:val="00D52B82"/>
    <w:rsid w:val="00D539F5"/>
    <w:rsid w:val="00D53BD3"/>
    <w:rsid w:val="00D5475A"/>
    <w:rsid w:val="00D54985"/>
    <w:rsid w:val="00D54F8C"/>
    <w:rsid w:val="00D5609A"/>
    <w:rsid w:val="00D561BB"/>
    <w:rsid w:val="00D56429"/>
    <w:rsid w:val="00D56DC1"/>
    <w:rsid w:val="00D573A6"/>
    <w:rsid w:val="00D57481"/>
    <w:rsid w:val="00D57546"/>
    <w:rsid w:val="00D57712"/>
    <w:rsid w:val="00D57BCE"/>
    <w:rsid w:val="00D60BE3"/>
    <w:rsid w:val="00D6135D"/>
    <w:rsid w:val="00D61506"/>
    <w:rsid w:val="00D61A8F"/>
    <w:rsid w:val="00D620AF"/>
    <w:rsid w:val="00D62534"/>
    <w:rsid w:val="00D62977"/>
    <w:rsid w:val="00D63590"/>
    <w:rsid w:val="00D63961"/>
    <w:rsid w:val="00D63B99"/>
    <w:rsid w:val="00D6423E"/>
    <w:rsid w:val="00D64429"/>
    <w:rsid w:val="00D64608"/>
    <w:rsid w:val="00D65155"/>
    <w:rsid w:val="00D655ED"/>
    <w:rsid w:val="00D65A31"/>
    <w:rsid w:val="00D660B5"/>
    <w:rsid w:val="00D67288"/>
    <w:rsid w:val="00D67312"/>
    <w:rsid w:val="00D6752D"/>
    <w:rsid w:val="00D67AF9"/>
    <w:rsid w:val="00D67F40"/>
    <w:rsid w:val="00D7069C"/>
    <w:rsid w:val="00D71028"/>
    <w:rsid w:val="00D717A2"/>
    <w:rsid w:val="00D718C6"/>
    <w:rsid w:val="00D71A80"/>
    <w:rsid w:val="00D71D9B"/>
    <w:rsid w:val="00D7205B"/>
    <w:rsid w:val="00D7255D"/>
    <w:rsid w:val="00D72EE3"/>
    <w:rsid w:val="00D733BC"/>
    <w:rsid w:val="00D73943"/>
    <w:rsid w:val="00D74398"/>
    <w:rsid w:val="00D74B77"/>
    <w:rsid w:val="00D74D2D"/>
    <w:rsid w:val="00D7537F"/>
    <w:rsid w:val="00D758CF"/>
    <w:rsid w:val="00D76C69"/>
    <w:rsid w:val="00D76FE2"/>
    <w:rsid w:val="00D77532"/>
    <w:rsid w:val="00D77FF2"/>
    <w:rsid w:val="00D826A7"/>
    <w:rsid w:val="00D82854"/>
    <w:rsid w:val="00D83104"/>
    <w:rsid w:val="00D836DD"/>
    <w:rsid w:val="00D83E26"/>
    <w:rsid w:val="00D84781"/>
    <w:rsid w:val="00D84C43"/>
    <w:rsid w:val="00D85272"/>
    <w:rsid w:val="00D86BE1"/>
    <w:rsid w:val="00D876A0"/>
    <w:rsid w:val="00D90634"/>
    <w:rsid w:val="00D915D0"/>
    <w:rsid w:val="00D91B45"/>
    <w:rsid w:val="00D91B88"/>
    <w:rsid w:val="00D91C5C"/>
    <w:rsid w:val="00D91F1F"/>
    <w:rsid w:val="00D924E9"/>
    <w:rsid w:val="00D92B17"/>
    <w:rsid w:val="00D92B4C"/>
    <w:rsid w:val="00D931AB"/>
    <w:rsid w:val="00D936C8"/>
    <w:rsid w:val="00D93B32"/>
    <w:rsid w:val="00D9434F"/>
    <w:rsid w:val="00D94466"/>
    <w:rsid w:val="00D9537B"/>
    <w:rsid w:val="00D958F8"/>
    <w:rsid w:val="00D95CCE"/>
    <w:rsid w:val="00D96449"/>
    <w:rsid w:val="00D96A48"/>
    <w:rsid w:val="00D97346"/>
    <w:rsid w:val="00D979DC"/>
    <w:rsid w:val="00D97CCC"/>
    <w:rsid w:val="00DA0158"/>
    <w:rsid w:val="00DA0A59"/>
    <w:rsid w:val="00DA3DD0"/>
    <w:rsid w:val="00DA470B"/>
    <w:rsid w:val="00DA4965"/>
    <w:rsid w:val="00DA5748"/>
    <w:rsid w:val="00DA5DC9"/>
    <w:rsid w:val="00DA5ED7"/>
    <w:rsid w:val="00DA651F"/>
    <w:rsid w:val="00DA6542"/>
    <w:rsid w:val="00DB2405"/>
    <w:rsid w:val="00DB266F"/>
    <w:rsid w:val="00DB3705"/>
    <w:rsid w:val="00DB3BDE"/>
    <w:rsid w:val="00DB406D"/>
    <w:rsid w:val="00DB481C"/>
    <w:rsid w:val="00DB50FD"/>
    <w:rsid w:val="00DB5233"/>
    <w:rsid w:val="00DB53B0"/>
    <w:rsid w:val="00DB548E"/>
    <w:rsid w:val="00DB5DC4"/>
    <w:rsid w:val="00DB60CA"/>
    <w:rsid w:val="00DB65AC"/>
    <w:rsid w:val="00DB7358"/>
    <w:rsid w:val="00DB7716"/>
    <w:rsid w:val="00DB7FAC"/>
    <w:rsid w:val="00DC07C3"/>
    <w:rsid w:val="00DC0AF0"/>
    <w:rsid w:val="00DC1CE8"/>
    <w:rsid w:val="00DC20A3"/>
    <w:rsid w:val="00DC2401"/>
    <w:rsid w:val="00DC5BCA"/>
    <w:rsid w:val="00DC5E40"/>
    <w:rsid w:val="00DC6D87"/>
    <w:rsid w:val="00DC6F5A"/>
    <w:rsid w:val="00DC72A6"/>
    <w:rsid w:val="00DC72BB"/>
    <w:rsid w:val="00DC766B"/>
    <w:rsid w:val="00DC7DB5"/>
    <w:rsid w:val="00DD3444"/>
    <w:rsid w:val="00DD38D0"/>
    <w:rsid w:val="00DD3A1E"/>
    <w:rsid w:val="00DD4567"/>
    <w:rsid w:val="00DD534D"/>
    <w:rsid w:val="00DD54E4"/>
    <w:rsid w:val="00DD5528"/>
    <w:rsid w:val="00DD61A1"/>
    <w:rsid w:val="00DD70DB"/>
    <w:rsid w:val="00DE0A4D"/>
    <w:rsid w:val="00DE1834"/>
    <w:rsid w:val="00DE1AA3"/>
    <w:rsid w:val="00DE1C79"/>
    <w:rsid w:val="00DE2AA6"/>
    <w:rsid w:val="00DE313E"/>
    <w:rsid w:val="00DE41EC"/>
    <w:rsid w:val="00DE4964"/>
    <w:rsid w:val="00DE4ECB"/>
    <w:rsid w:val="00DE5D97"/>
    <w:rsid w:val="00DE666B"/>
    <w:rsid w:val="00DE689F"/>
    <w:rsid w:val="00DE6D5B"/>
    <w:rsid w:val="00DE6EF8"/>
    <w:rsid w:val="00DE6F96"/>
    <w:rsid w:val="00DE76E4"/>
    <w:rsid w:val="00DE7DA0"/>
    <w:rsid w:val="00DF02AF"/>
    <w:rsid w:val="00DF06FF"/>
    <w:rsid w:val="00DF0911"/>
    <w:rsid w:val="00DF0DDA"/>
    <w:rsid w:val="00DF14CA"/>
    <w:rsid w:val="00DF1779"/>
    <w:rsid w:val="00DF22C7"/>
    <w:rsid w:val="00DF23A7"/>
    <w:rsid w:val="00DF2826"/>
    <w:rsid w:val="00DF3809"/>
    <w:rsid w:val="00DF38F1"/>
    <w:rsid w:val="00DF4380"/>
    <w:rsid w:val="00DF4DB9"/>
    <w:rsid w:val="00DF4EAE"/>
    <w:rsid w:val="00DF4F06"/>
    <w:rsid w:val="00DF53BF"/>
    <w:rsid w:val="00DF57C0"/>
    <w:rsid w:val="00DF5C50"/>
    <w:rsid w:val="00DF5CEA"/>
    <w:rsid w:val="00DF5F8C"/>
    <w:rsid w:val="00DF61BB"/>
    <w:rsid w:val="00DF6B1D"/>
    <w:rsid w:val="00DF6D6B"/>
    <w:rsid w:val="00DF6E7A"/>
    <w:rsid w:val="00DF79C6"/>
    <w:rsid w:val="00DF7B2C"/>
    <w:rsid w:val="00DF7E12"/>
    <w:rsid w:val="00E00BC3"/>
    <w:rsid w:val="00E0138E"/>
    <w:rsid w:val="00E01E57"/>
    <w:rsid w:val="00E02464"/>
    <w:rsid w:val="00E028F6"/>
    <w:rsid w:val="00E036ED"/>
    <w:rsid w:val="00E03D1F"/>
    <w:rsid w:val="00E03EAF"/>
    <w:rsid w:val="00E04436"/>
    <w:rsid w:val="00E05429"/>
    <w:rsid w:val="00E055F0"/>
    <w:rsid w:val="00E0606A"/>
    <w:rsid w:val="00E066A3"/>
    <w:rsid w:val="00E066E1"/>
    <w:rsid w:val="00E06E87"/>
    <w:rsid w:val="00E072D3"/>
    <w:rsid w:val="00E10F53"/>
    <w:rsid w:val="00E10FD9"/>
    <w:rsid w:val="00E13B0B"/>
    <w:rsid w:val="00E14F67"/>
    <w:rsid w:val="00E1559D"/>
    <w:rsid w:val="00E15B6C"/>
    <w:rsid w:val="00E162DC"/>
    <w:rsid w:val="00E16F2F"/>
    <w:rsid w:val="00E17290"/>
    <w:rsid w:val="00E17821"/>
    <w:rsid w:val="00E17C35"/>
    <w:rsid w:val="00E17D25"/>
    <w:rsid w:val="00E17E3D"/>
    <w:rsid w:val="00E20061"/>
    <w:rsid w:val="00E21BBE"/>
    <w:rsid w:val="00E22B34"/>
    <w:rsid w:val="00E22C6B"/>
    <w:rsid w:val="00E23129"/>
    <w:rsid w:val="00E24377"/>
    <w:rsid w:val="00E24E9F"/>
    <w:rsid w:val="00E24ED7"/>
    <w:rsid w:val="00E25B4A"/>
    <w:rsid w:val="00E25C22"/>
    <w:rsid w:val="00E25F47"/>
    <w:rsid w:val="00E26764"/>
    <w:rsid w:val="00E26AFC"/>
    <w:rsid w:val="00E307E1"/>
    <w:rsid w:val="00E30E1F"/>
    <w:rsid w:val="00E31B8A"/>
    <w:rsid w:val="00E3256E"/>
    <w:rsid w:val="00E32C67"/>
    <w:rsid w:val="00E32F73"/>
    <w:rsid w:val="00E33024"/>
    <w:rsid w:val="00E34F99"/>
    <w:rsid w:val="00E35355"/>
    <w:rsid w:val="00E37A55"/>
    <w:rsid w:val="00E40048"/>
    <w:rsid w:val="00E4089D"/>
    <w:rsid w:val="00E40F8E"/>
    <w:rsid w:val="00E42165"/>
    <w:rsid w:val="00E4236C"/>
    <w:rsid w:val="00E42CD5"/>
    <w:rsid w:val="00E44415"/>
    <w:rsid w:val="00E448C2"/>
    <w:rsid w:val="00E4563B"/>
    <w:rsid w:val="00E46600"/>
    <w:rsid w:val="00E47423"/>
    <w:rsid w:val="00E50D53"/>
    <w:rsid w:val="00E51013"/>
    <w:rsid w:val="00E51066"/>
    <w:rsid w:val="00E51080"/>
    <w:rsid w:val="00E5116E"/>
    <w:rsid w:val="00E51C35"/>
    <w:rsid w:val="00E5248E"/>
    <w:rsid w:val="00E52D77"/>
    <w:rsid w:val="00E534B1"/>
    <w:rsid w:val="00E53606"/>
    <w:rsid w:val="00E547CD"/>
    <w:rsid w:val="00E54B17"/>
    <w:rsid w:val="00E551DC"/>
    <w:rsid w:val="00E5545E"/>
    <w:rsid w:val="00E5579A"/>
    <w:rsid w:val="00E56480"/>
    <w:rsid w:val="00E56D74"/>
    <w:rsid w:val="00E57005"/>
    <w:rsid w:val="00E60118"/>
    <w:rsid w:val="00E603BD"/>
    <w:rsid w:val="00E617C0"/>
    <w:rsid w:val="00E61F49"/>
    <w:rsid w:val="00E61F8C"/>
    <w:rsid w:val="00E62D19"/>
    <w:rsid w:val="00E62FDB"/>
    <w:rsid w:val="00E630C0"/>
    <w:rsid w:val="00E6369A"/>
    <w:rsid w:val="00E645E9"/>
    <w:rsid w:val="00E647A8"/>
    <w:rsid w:val="00E64C20"/>
    <w:rsid w:val="00E671EE"/>
    <w:rsid w:val="00E67559"/>
    <w:rsid w:val="00E7013F"/>
    <w:rsid w:val="00E70AD3"/>
    <w:rsid w:val="00E711B8"/>
    <w:rsid w:val="00E71E20"/>
    <w:rsid w:val="00E72031"/>
    <w:rsid w:val="00E72DDD"/>
    <w:rsid w:val="00E73C08"/>
    <w:rsid w:val="00E763BB"/>
    <w:rsid w:val="00E766AB"/>
    <w:rsid w:val="00E7675D"/>
    <w:rsid w:val="00E76D7E"/>
    <w:rsid w:val="00E80C59"/>
    <w:rsid w:val="00E8127A"/>
    <w:rsid w:val="00E8388B"/>
    <w:rsid w:val="00E83C19"/>
    <w:rsid w:val="00E83DC4"/>
    <w:rsid w:val="00E8455C"/>
    <w:rsid w:val="00E853B5"/>
    <w:rsid w:val="00E854C5"/>
    <w:rsid w:val="00E865EE"/>
    <w:rsid w:val="00E86FFD"/>
    <w:rsid w:val="00E872C1"/>
    <w:rsid w:val="00E8782A"/>
    <w:rsid w:val="00E902B2"/>
    <w:rsid w:val="00E90858"/>
    <w:rsid w:val="00E91608"/>
    <w:rsid w:val="00E91A28"/>
    <w:rsid w:val="00E9208C"/>
    <w:rsid w:val="00E927DE"/>
    <w:rsid w:val="00E928CA"/>
    <w:rsid w:val="00E93203"/>
    <w:rsid w:val="00E93D4B"/>
    <w:rsid w:val="00E93DED"/>
    <w:rsid w:val="00E93FE1"/>
    <w:rsid w:val="00E9533E"/>
    <w:rsid w:val="00E95E0C"/>
    <w:rsid w:val="00E95FF4"/>
    <w:rsid w:val="00E9665F"/>
    <w:rsid w:val="00E96A9D"/>
    <w:rsid w:val="00E97E21"/>
    <w:rsid w:val="00EA0056"/>
    <w:rsid w:val="00EA15C4"/>
    <w:rsid w:val="00EA188D"/>
    <w:rsid w:val="00EA1C15"/>
    <w:rsid w:val="00EA1E63"/>
    <w:rsid w:val="00EA379C"/>
    <w:rsid w:val="00EA3E7C"/>
    <w:rsid w:val="00EA4847"/>
    <w:rsid w:val="00EA4D73"/>
    <w:rsid w:val="00EA5B17"/>
    <w:rsid w:val="00EA756A"/>
    <w:rsid w:val="00EB02EA"/>
    <w:rsid w:val="00EB0BE4"/>
    <w:rsid w:val="00EB1873"/>
    <w:rsid w:val="00EB312A"/>
    <w:rsid w:val="00EB3C9C"/>
    <w:rsid w:val="00EB41A8"/>
    <w:rsid w:val="00EB4A26"/>
    <w:rsid w:val="00EB4E6A"/>
    <w:rsid w:val="00EB5154"/>
    <w:rsid w:val="00EB5B96"/>
    <w:rsid w:val="00EB5D4B"/>
    <w:rsid w:val="00EB6D06"/>
    <w:rsid w:val="00EB7109"/>
    <w:rsid w:val="00EB7167"/>
    <w:rsid w:val="00EB7F0F"/>
    <w:rsid w:val="00EC007D"/>
    <w:rsid w:val="00EC1F74"/>
    <w:rsid w:val="00EC23EA"/>
    <w:rsid w:val="00EC2572"/>
    <w:rsid w:val="00EC2652"/>
    <w:rsid w:val="00EC26D6"/>
    <w:rsid w:val="00EC300E"/>
    <w:rsid w:val="00EC3849"/>
    <w:rsid w:val="00EC5274"/>
    <w:rsid w:val="00EC55B2"/>
    <w:rsid w:val="00EC62FE"/>
    <w:rsid w:val="00EC6359"/>
    <w:rsid w:val="00EC6493"/>
    <w:rsid w:val="00EC65E7"/>
    <w:rsid w:val="00EC6C47"/>
    <w:rsid w:val="00EC7C0F"/>
    <w:rsid w:val="00EC7CF7"/>
    <w:rsid w:val="00ED001D"/>
    <w:rsid w:val="00ED0DB0"/>
    <w:rsid w:val="00ED20B7"/>
    <w:rsid w:val="00ED2902"/>
    <w:rsid w:val="00ED40F0"/>
    <w:rsid w:val="00ED42B8"/>
    <w:rsid w:val="00ED58DE"/>
    <w:rsid w:val="00ED5A9C"/>
    <w:rsid w:val="00ED5B4B"/>
    <w:rsid w:val="00ED5C4E"/>
    <w:rsid w:val="00ED67C7"/>
    <w:rsid w:val="00ED6FC7"/>
    <w:rsid w:val="00ED7CE5"/>
    <w:rsid w:val="00ED7DD2"/>
    <w:rsid w:val="00EE146E"/>
    <w:rsid w:val="00EE1E1A"/>
    <w:rsid w:val="00EE260F"/>
    <w:rsid w:val="00EE2747"/>
    <w:rsid w:val="00EE5542"/>
    <w:rsid w:val="00EE587D"/>
    <w:rsid w:val="00EE5DE2"/>
    <w:rsid w:val="00EE65DF"/>
    <w:rsid w:val="00EE67F4"/>
    <w:rsid w:val="00EE6E27"/>
    <w:rsid w:val="00EE7AE7"/>
    <w:rsid w:val="00EF0290"/>
    <w:rsid w:val="00EF0385"/>
    <w:rsid w:val="00EF04F8"/>
    <w:rsid w:val="00EF0814"/>
    <w:rsid w:val="00EF0A91"/>
    <w:rsid w:val="00EF0F48"/>
    <w:rsid w:val="00EF3C94"/>
    <w:rsid w:val="00EF49D8"/>
    <w:rsid w:val="00EF4BF6"/>
    <w:rsid w:val="00EF5004"/>
    <w:rsid w:val="00EF7B11"/>
    <w:rsid w:val="00EF7C34"/>
    <w:rsid w:val="00EF7F60"/>
    <w:rsid w:val="00F0030A"/>
    <w:rsid w:val="00F00E38"/>
    <w:rsid w:val="00F00FA1"/>
    <w:rsid w:val="00F0272C"/>
    <w:rsid w:val="00F02AA4"/>
    <w:rsid w:val="00F02D6D"/>
    <w:rsid w:val="00F04025"/>
    <w:rsid w:val="00F04187"/>
    <w:rsid w:val="00F04389"/>
    <w:rsid w:val="00F04B37"/>
    <w:rsid w:val="00F0542B"/>
    <w:rsid w:val="00F057F0"/>
    <w:rsid w:val="00F05F6D"/>
    <w:rsid w:val="00F066F8"/>
    <w:rsid w:val="00F06B9E"/>
    <w:rsid w:val="00F07285"/>
    <w:rsid w:val="00F072E5"/>
    <w:rsid w:val="00F0799D"/>
    <w:rsid w:val="00F07CA7"/>
    <w:rsid w:val="00F1179F"/>
    <w:rsid w:val="00F12083"/>
    <w:rsid w:val="00F124C9"/>
    <w:rsid w:val="00F1259D"/>
    <w:rsid w:val="00F12A74"/>
    <w:rsid w:val="00F13890"/>
    <w:rsid w:val="00F13F5C"/>
    <w:rsid w:val="00F1468B"/>
    <w:rsid w:val="00F15A34"/>
    <w:rsid w:val="00F15CC6"/>
    <w:rsid w:val="00F16272"/>
    <w:rsid w:val="00F2092D"/>
    <w:rsid w:val="00F227F7"/>
    <w:rsid w:val="00F23735"/>
    <w:rsid w:val="00F24537"/>
    <w:rsid w:val="00F24556"/>
    <w:rsid w:val="00F25209"/>
    <w:rsid w:val="00F254E6"/>
    <w:rsid w:val="00F255FA"/>
    <w:rsid w:val="00F25AB9"/>
    <w:rsid w:val="00F2609A"/>
    <w:rsid w:val="00F260E1"/>
    <w:rsid w:val="00F26408"/>
    <w:rsid w:val="00F2642D"/>
    <w:rsid w:val="00F26B6A"/>
    <w:rsid w:val="00F27F09"/>
    <w:rsid w:val="00F30B01"/>
    <w:rsid w:val="00F30B7C"/>
    <w:rsid w:val="00F30C1F"/>
    <w:rsid w:val="00F31847"/>
    <w:rsid w:val="00F31942"/>
    <w:rsid w:val="00F320D0"/>
    <w:rsid w:val="00F327C6"/>
    <w:rsid w:val="00F32AA6"/>
    <w:rsid w:val="00F340FD"/>
    <w:rsid w:val="00F347FF"/>
    <w:rsid w:val="00F3594F"/>
    <w:rsid w:val="00F35E93"/>
    <w:rsid w:val="00F3629B"/>
    <w:rsid w:val="00F36833"/>
    <w:rsid w:val="00F36ED1"/>
    <w:rsid w:val="00F377B7"/>
    <w:rsid w:val="00F37929"/>
    <w:rsid w:val="00F40265"/>
    <w:rsid w:val="00F42175"/>
    <w:rsid w:val="00F4273E"/>
    <w:rsid w:val="00F43294"/>
    <w:rsid w:val="00F44592"/>
    <w:rsid w:val="00F445D3"/>
    <w:rsid w:val="00F45530"/>
    <w:rsid w:val="00F4567A"/>
    <w:rsid w:val="00F459CD"/>
    <w:rsid w:val="00F45E72"/>
    <w:rsid w:val="00F46296"/>
    <w:rsid w:val="00F47843"/>
    <w:rsid w:val="00F47D4D"/>
    <w:rsid w:val="00F47F93"/>
    <w:rsid w:val="00F50107"/>
    <w:rsid w:val="00F502B9"/>
    <w:rsid w:val="00F53315"/>
    <w:rsid w:val="00F544FA"/>
    <w:rsid w:val="00F54723"/>
    <w:rsid w:val="00F550F6"/>
    <w:rsid w:val="00F556F5"/>
    <w:rsid w:val="00F557A5"/>
    <w:rsid w:val="00F55E32"/>
    <w:rsid w:val="00F55F6E"/>
    <w:rsid w:val="00F5625A"/>
    <w:rsid w:val="00F56405"/>
    <w:rsid w:val="00F56586"/>
    <w:rsid w:val="00F576C6"/>
    <w:rsid w:val="00F57B84"/>
    <w:rsid w:val="00F60F55"/>
    <w:rsid w:val="00F6219C"/>
    <w:rsid w:val="00F62795"/>
    <w:rsid w:val="00F62AC5"/>
    <w:rsid w:val="00F62D95"/>
    <w:rsid w:val="00F63014"/>
    <w:rsid w:val="00F63466"/>
    <w:rsid w:val="00F63CFC"/>
    <w:rsid w:val="00F641DC"/>
    <w:rsid w:val="00F643DE"/>
    <w:rsid w:val="00F65468"/>
    <w:rsid w:val="00F65B24"/>
    <w:rsid w:val="00F65C28"/>
    <w:rsid w:val="00F65F16"/>
    <w:rsid w:val="00F66766"/>
    <w:rsid w:val="00F66B44"/>
    <w:rsid w:val="00F67329"/>
    <w:rsid w:val="00F67662"/>
    <w:rsid w:val="00F71A7F"/>
    <w:rsid w:val="00F7290C"/>
    <w:rsid w:val="00F73171"/>
    <w:rsid w:val="00F732A5"/>
    <w:rsid w:val="00F737AC"/>
    <w:rsid w:val="00F73A0B"/>
    <w:rsid w:val="00F7421C"/>
    <w:rsid w:val="00F7574E"/>
    <w:rsid w:val="00F75876"/>
    <w:rsid w:val="00F75B97"/>
    <w:rsid w:val="00F762F4"/>
    <w:rsid w:val="00F76D00"/>
    <w:rsid w:val="00F7746E"/>
    <w:rsid w:val="00F7796F"/>
    <w:rsid w:val="00F806E7"/>
    <w:rsid w:val="00F80DBF"/>
    <w:rsid w:val="00F81301"/>
    <w:rsid w:val="00F81E6F"/>
    <w:rsid w:val="00F823DE"/>
    <w:rsid w:val="00F82F7F"/>
    <w:rsid w:val="00F83177"/>
    <w:rsid w:val="00F83AB9"/>
    <w:rsid w:val="00F840BA"/>
    <w:rsid w:val="00F84301"/>
    <w:rsid w:val="00F84FC2"/>
    <w:rsid w:val="00F8509E"/>
    <w:rsid w:val="00F85673"/>
    <w:rsid w:val="00F859FF"/>
    <w:rsid w:val="00F862E4"/>
    <w:rsid w:val="00F86BB2"/>
    <w:rsid w:val="00F86BC2"/>
    <w:rsid w:val="00F86C9C"/>
    <w:rsid w:val="00F87369"/>
    <w:rsid w:val="00F87371"/>
    <w:rsid w:val="00F87475"/>
    <w:rsid w:val="00F87EA8"/>
    <w:rsid w:val="00F87EF5"/>
    <w:rsid w:val="00F908B9"/>
    <w:rsid w:val="00F9188A"/>
    <w:rsid w:val="00F919B3"/>
    <w:rsid w:val="00F92B83"/>
    <w:rsid w:val="00F934D8"/>
    <w:rsid w:val="00F93688"/>
    <w:rsid w:val="00F94525"/>
    <w:rsid w:val="00F949EF"/>
    <w:rsid w:val="00F94C61"/>
    <w:rsid w:val="00F958C9"/>
    <w:rsid w:val="00F95A51"/>
    <w:rsid w:val="00F9637C"/>
    <w:rsid w:val="00F96A17"/>
    <w:rsid w:val="00F96EF9"/>
    <w:rsid w:val="00F96F58"/>
    <w:rsid w:val="00F979FB"/>
    <w:rsid w:val="00FA0EF1"/>
    <w:rsid w:val="00FA17AD"/>
    <w:rsid w:val="00FA1AD6"/>
    <w:rsid w:val="00FA29DE"/>
    <w:rsid w:val="00FA3172"/>
    <w:rsid w:val="00FA35E3"/>
    <w:rsid w:val="00FA3A8B"/>
    <w:rsid w:val="00FA45B3"/>
    <w:rsid w:val="00FA4E01"/>
    <w:rsid w:val="00FA56E8"/>
    <w:rsid w:val="00FA58A2"/>
    <w:rsid w:val="00FA6854"/>
    <w:rsid w:val="00FA6BE7"/>
    <w:rsid w:val="00FA75F6"/>
    <w:rsid w:val="00FA7D0A"/>
    <w:rsid w:val="00FA7E61"/>
    <w:rsid w:val="00FB066E"/>
    <w:rsid w:val="00FB0991"/>
    <w:rsid w:val="00FB09C6"/>
    <w:rsid w:val="00FB11DF"/>
    <w:rsid w:val="00FB1537"/>
    <w:rsid w:val="00FB24E3"/>
    <w:rsid w:val="00FB28AA"/>
    <w:rsid w:val="00FB4B25"/>
    <w:rsid w:val="00FB557A"/>
    <w:rsid w:val="00FB57E2"/>
    <w:rsid w:val="00FB67C9"/>
    <w:rsid w:val="00FB7B8F"/>
    <w:rsid w:val="00FC0257"/>
    <w:rsid w:val="00FC0822"/>
    <w:rsid w:val="00FC097B"/>
    <w:rsid w:val="00FC0C8C"/>
    <w:rsid w:val="00FC145D"/>
    <w:rsid w:val="00FC1708"/>
    <w:rsid w:val="00FC27DB"/>
    <w:rsid w:val="00FC2935"/>
    <w:rsid w:val="00FC308A"/>
    <w:rsid w:val="00FC3586"/>
    <w:rsid w:val="00FC3606"/>
    <w:rsid w:val="00FC44A3"/>
    <w:rsid w:val="00FC57AD"/>
    <w:rsid w:val="00FC5C94"/>
    <w:rsid w:val="00FC61E6"/>
    <w:rsid w:val="00FD031B"/>
    <w:rsid w:val="00FD0CD2"/>
    <w:rsid w:val="00FD0D44"/>
    <w:rsid w:val="00FD141E"/>
    <w:rsid w:val="00FD2299"/>
    <w:rsid w:val="00FD22EB"/>
    <w:rsid w:val="00FD3566"/>
    <w:rsid w:val="00FD3706"/>
    <w:rsid w:val="00FD5276"/>
    <w:rsid w:val="00FD752E"/>
    <w:rsid w:val="00FD7F1A"/>
    <w:rsid w:val="00FE0409"/>
    <w:rsid w:val="00FE0465"/>
    <w:rsid w:val="00FE071C"/>
    <w:rsid w:val="00FE0B26"/>
    <w:rsid w:val="00FE0BFF"/>
    <w:rsid w:val="00FE0C5C"/>
    <w:rsid w:val="00FE0DF9"/>
    <w:rsid w:val="00FE117E"/>
    <w:rsid w:val="00FE2402"/>
    <w:rsid w:val="00FE274B"/>
    <w:rsid w:val="00FE3A80"/>
    <w:rsid w:val="00FE4890"/>
    <w:rsid w:val="00FE49BF"/>
    <w:rsid w:val="00FE51E0"/>
    <w:rsid w:val="00FE554D"/>
    <w:rsid w:val="00FE56D7"/>
    <w:rsid w:val="00FE64F1"/>
    <w:rsid w:val="00FE654D"/>
    <w:rsid w:val="00FE7413"/>
    <w:rsid w:val="00FF0994"/>
    <w:rsid w:val="00FF1788"/>
    <w:rsid w:val="00FF1FFB"/>
    <w:rsid w:val="00FF2471"/>
    <w:rsid w:val="00FF3AEA"/>
    <w:rsid w:val="00FF3BB6"/>
    <w:rsid w:val="00FF490C"/>
    <w:rsid w:val="00FF49DE"/>
    <w:rsid w:val="00FF5626"/>
    <w:rsid w:val="00FF70A2"/>
    <w:rsid w:val="00FF726F"/>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FD49A3"/>
  <w15:docId w15:val="{B6986D2B-DD40-5546-B2C1-043A3885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de-DE" w:eastAsia="de-DE" w:bidi="ar-SA"/>
      </w:rPr>
    </w:rPrDefault>
    <w:pPrDefault/>
  </w:docDefaults>
  <w:latentStyles w:defLockedState="0" w:defUIPriority="0" w:defSemiHidden="0" w:defUnhideWhenUsed="0" w:defQFormat="0" w:count="375">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C27DB"/>
    <w:pPr>
      <w:spacing w:after="200"/>
    </w:pPr>
    <w:rPr>
      <w:sz w:val="24"/>
      <w:szCs w:val="24"/>
      <w:lang w:val="en-CA" w:eastAsia="en-US"/>
    </w:rPr>
  </w:style>
  <w:style w:type="paragraph" w:styleId="Heading2">
    <w:name w:val="heading 2"/>
    <w:basedOn w:val="Normal"/>
    <w:next w:val="Normal"/>
    <w:link w:val="Heading2Char"/>
    <w:rsid w:val="000E1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CF50D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D84C43"/>
    <w:pPr>
      <w:spacing w:after="0"/>
    </w:pPr>
    <w:rPr>
      <w:rFonts w:ascii="Tahoma" w:hAnsi="Tahoma" w:cs="Tahoma"/>
      <w:sz w:val="16"/>
      <w:szCs w:val="16"/>
      <w:lang w:val="de-DE"/>
    </w:rPr>
  </w:style>
  <w:style w:type="character" w:customStyle="1" w:styleId="BalloonTextChar">
    <w:name w:val="Balloon Text Char"/>
    <w:link w:val="BalloonText"/>
    <w:uiPriority w:val="99"/>
    <w:rsid w:val="00D84C43"/>
    <w:rPr>
      <w:rFonts w:ascii="Tahoma" w:hAnsi="Tahoma" w:cs="Tahoma"/>
      <w:sz w:val="16"/>
      <w:szCs w:val="16"/>
    </w:rPr>
  </w:style>
  <w:style w:type="character" w:customStyle="1" w:styleId="SprechblasentextZeichen">
    <w:name w:val="Sprechblasentext Zeichen"/>
    <w:uiPriority w:val="99"/>
    <w:semiHidden/>
    <w:rsid w:val="00F96853"/>
    <w:rPr>
      <w:rFonts w:ascii="Lucida Grande" w:hAnsi="Lucida Grande" w:cs="Lucida Grande"/>
      <w:sz w:val="18"/>
      <w:szCs w:val="18"/>
    </w:rPr>
  </w:style>
  <w:style w:type="character" w:customStyle="1" w:styleId="SprechblasentextZeichen0">
    <w:name w:val="Sprechblasentext Zeichen"/>
    <w:uiPriority w:val="99"/>
    <w:semiHidden/>
    <w:rsid w:val="00F96853"/>
    <w:rPr>
      <w:rFonts w:ascii="Lucida Grande" w:hAnsi="Lucida Grande" w:cs="Lucida Grande"/>
      <w:sz w:val="18"/>
      <w:szCs w:val="18"/>
    </w:rPr>
  </w:style>
  <w:style w:type="paragraph" w:customStyle="1" w:styleId="EndNoteBibliographyTitle">
    <w:name w:val="EndNote Bibliography Title"/>
    <w:basedOn w:val="Normal"/>
    <w:link w:val="EndNoteBibliographyTitleZchn"/>
    <w:rsid w:val="00D84C43"/>
    <w:pPr>
      <w:spacing w:after="0" w:line="276" w:lineRule="auto"/>
      <w:jc w:val="center"/>
    </w:pPr>
    <w:rPr>
      <w:rFonts w:cs="Calibri"/>
      <w:noProof/>
      <w:szCs w:val="22"/>
      <w:lang w:val="en-US"/>
    </w:rPr>
  </w:style>
  <w:style w:type="character" w:customStyle="1" w:styleId="EndNoteBibliographyTitleZchn">
    <w:name w:val="EndNote Bibliography Title Zchn"/>
    <w:link w:val="EndNoteBibliographyTitle"/>
    <w:rsid w:val="00D84C43"/>
    <w:rPr>
      <w:rFonts w:ascii="Cambria" w:hAnsi="Cambria" w:cs="Calibri"/>
      <w:noProof/>
      <w:szCs w:val="22"/>
      <w:lang w:val="en-US"/>
    </w:rPr>
  </w:style>
  <w:style w:type="paragraph" w:customStyle="1" w:styleId="EndNoteBibliography">
    <w:name w:val="EndNote Bibliography"/>
    <w:basedOn w:val="Normal"/>
    <w:link w:val="EndNoteBibliographyZchn"/>
    <w:rsid w:val="00D84C43"/>
    <w:pPr>
      <w:jc w:val="both"/>
    </w:pPr>
    <w:rPr>
      <w:rFonts w:cs="Calibri"/>
      <w:noProof/>
      <w:szCs w:val="22"/>
      <w:lang w:val="en-US"/>
    </w:rPr>
  </w:style>
  <w:style w:type="character" w:customStyle="1" w:styleId="EndNoteBibliographyZchn">
    <w:name w:val="EndNote Bibliography Zchn"/>
    <w:link w:val="EndNoteBibliography"/>
    <w:rsid w:val="00D84C43"/>
    <w:rPr>
      <w:rFonts w:ascii="Cambria" w:hAnsi="Cambria" w:cs="Calibri"/>
      <w:noProof/>
      <w:szCs w:val="22"/>
      <w:lang w:val="en-US"/>
    </w:rPr>
  </w:style>
  <w:style w:type="character" w:customStyle="1" w:styleId="CommentTextChar">
    <w:name w:val="Comment Text Char"/>
    <w:basedOn w:val="DefaultParagraphFont"/>
    <w:link w:val="CommentText"/>
    <w:uiPriority w:val="99"/>
    <w:rsid w:val="00D84C43"/>
  </w:style>
  <w:style w:type="paragraph" w:styleId="CommentText">
    <w:name w:val="annotation text"/>
    <w:basedOn w:val="Normal"/>
    <w:link w:val="CommentTextChar"/>
    <w:uiPriority w:val="99"/>
    <w:unhideWhenUsed/>
    <w:rsid w:val="00D84C43"/>
    <w:rPr>
      <w:lang w:val="de-DE"/>
    </w:rPr>
  </w:style>
  <w:style w:type="character" w:customStyle="1" w:styleId="CommentSubjectChar">
    <w:name w:val="Comment Subject Char"/>
    <w:link w:val="CommentSubject"/>
    <w:uiPriority w:val="99"/>
    <w:rsid w:val="00D84C43"/>
    <w:rPr>
      <w:b/>
      <w:bCs/>
      <w:sz w:val="20"/>
      <w:szCs w:val="20"/>
    </w:rPr>
  </w:style>
  <w:style w:type="paragraph" w:styleId="CommentSubject">
    <w:name w:val="annotation subject"/>
    <w:basedOn w:val="CommentText"/>
    <w:next w:val="CommentText"/>
    <w:link w:val="CommentSubjectChar"/>
    <w:uiPriority w:val="99"/>
    <w:unhideWhenUsed/>
    <w:rsid w:val="00D84C43"/>
    <w:rPr>
      <w:b/>
      <w:bCs/>
      <w:sz w:val="20"/>
      <w:szCs w:val="20"/>
    </w:rPr>
  </w:style>
  <w:style w:type="character" w:customStyle="1" w:styleId="FooterChar">
    <w:name w:val="Footer Char"/>
    <w:link w:val="Footer"/>
    <w:uiPriority w:val="99"/>
    <w:rsid w:val="00D84C43"/>
    <w:rPr>
      <w:sz w:val="22"/>
      <w:szCs w:val="22"/>
    </w:rPr>
  </w:style>
  <w:style w:type="paragraph" w:styleId="Footer">
    <w:name w:val="footer"/>
    <w:basedOn w:val="Normal"/>
    <w:link w:val="FooterChar"/>
    <w:uiPriority w:val="99"/>
    <w:unhideWhenUsed/>
    <w:rsid w:val="00D84C43"/>
    <w:pPr>
      <w:tabs>
        <w:tab w:val="center" w:pos="4320"/>
        <w:tab w:val="right" w:pos="8640"/>
      </w:tabs>
      <w:spacing w:after="0"/>
    </w:pPr>
    <w:rPr>
      <w:sz w:val="22"/>
      <w:szCs w:val="22"/>
      <w:lang w:val="de-DE"/>
    </w:rPr>
  </w:style>
  <w:style w:type="character" w:customStyle="1" w:styleId="HeaderChar">
    <w:name w:val="Header Char"/>
    <w:link w:val="Header"/>
    <w:uiPriority w:val="99"/>
    <w:rsid w:val="00D84C43"/>
    <w:rPr>
      <w:sz w:val="22"/>
      <w:szCs w:val="22"/>
    </w:rPr>
  </w:style>
  <w:style w:type="paragraph" w:styleId="Header">
    <w:name w:val="header"/>
    <w:basedOn w:val="Normal"/>
    <w:link w:val="HeaderChar"/>
    <w:uiPriority w:val="99"/>
    <w:unhideWhenUsed/>
    <w:rsid w:val="00D84C43"/>
    <w:pPr>
      <w:tabs>
        <w:tab w:val="center" w:pos="4536"/>
        <w:tab w:val="right" w:pos="9072"/>
      </w:tabs>
      <w:spacing w:after="0"/>
    </w:pPr>
    <w:rPr>
      <w:sz w:val="22"/>
      <w:szCs w:val="22"/>
      <w:lang w:val="de-DE"/>
    </w:rPr>
  </w:style>
  <w:style w:type="paragraph" w:styleId="ListParagraph">
    <w:name w:val="List Paragraph"/>
    <w:basedOn w:val="Normal"/>
    <w:uiPriority w:val="34"/>
    <w:qFormat/>
    <w:rsid w:val="00D84C43"/>
    <w:pPr>
      <w:ind w:left="720"/>
      <w:contextualSpacing/>
    </w:pPr>
  </w:style>
  <w:style w:type="table" w:styleId="LightShading">
    <w:name w:val="Light Shading"/>
    <w:basedOn w:val="TableNormal"/>
    <w:uiPriority w:val="60"/>
    <w:rsid w:val="00891831"/>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8918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rsid w:val="003B2305"/>
    <w:rPr>
      <w:sz w:val="18"/>
      <w:szCs w:val="18"/>
    </w:rPr>
  </w:style>
  <w:style w:type="table" w:customStyle="1" w:styleId="Tabellenraster1">
    <w:name w:val="Tabellenraster1"/>
    <w:basedOn w:val="TableNormal"/>
    <w:next w:val="TableGrid"/>
    <w:uiPriority w:val="59"/>
    <w:rsid w:val="00F8736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711C84"/>
    <w:rPr>
      <w:color w:val="0000FF"/>
      <w:u w:val="single"/>
    </w:rPr>
  </w:style>
  <w:style w:type="character" w:styleId="LineNumber">
    <w:name w:val="line number"/>
    <w:basedOn w:val="DefaultParagraphFont"/>
    <w:uiPriority w:val="99"/>
    <w:rsid w:val="006863F8"/>
  </w:style>
  <w:style w:type="table" w:styleId="MediumShading2-Accent3">
    <w:name w:val="Medium Shading 2 Accent 3"/>
    <w:basedOn w:val="TableNormal"/>
    <w:rsid w:val="00D9537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rsid w:val="000C117D"/>
  </w:style>
  <w:style w:type="paragraph" w:styleId="Revision">
    <w:name w:val="Revision"/>
    <w:hidden/>
    <w:uiPriority w:val="99"/>
    <w:rsid w:val="00D13051"/>
    <w:rPr>
      <w:sz w:val="24"/>
      <w:szCs w:val="24"/>
      <w:lang w:val="en-GB" w:eastAsia="en-US"/>
    </w:rPr>
  </w:style>
  <w:style w:type="table" w:styleId="MediumShading2-Accent4">
    <w:name w:val="Medium Shading 2 Accent 4"/>
    <w:basedOn w:val="TableNormal"/>
    <w:rsid w:val="0016099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425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link w:val="HTMLPreformatted"/>
    <w:uiPriority w:val="99"/>
    <w:rsid w:val="0042568B"/>
    <w:rPr>
      <w:rFonts w:ascii="Courier New" w:eastAsia="Times New Roman" w:hAnsi="Courier New" w:cs="Courier New"/>
      <w:sz w:val="20"/>
      <w:szCs w:val="20"/>
      <w:lang w:val="en-GB" w:eastAsia="en-GB"/>
    </w:rPr>
  </w:style>
  <w:style w:type="character" w:styleId="PlaceholderText">
    <w:name w:val="Placeholder Text"/>
    <w:rsid w:val="00892B94"/>
    <w:rPr>
      <w:color w:val="808080"/>
    </w:rPr>
  </w:style>
  <w:style w:type="character" w:customStyle="1" w:styleId="CommentTextChar1">
    <w:name w:val="Comment Text Char1"/>
    <w:uiPriority w:val="99"/>
    <w:semiHidden/>
    <w:rsid w:val="003B0FDD"/>
    <w:rPr>
      <w:rFonts w:ascii="Garamond Premr Pro" w:eastAsia="Times New Roman" w:hAnsi="Garamond Premr Pro" w:cs="Times New Roman"/>
      <w:lang w:eastAsia="en-US"/>
    </w:rPr>
  </w:style>
  <w:style w:type="character" w:customStyle="1" w:styleId="syn">
    <w:name w:val="syn"/>
    <w:basedOn w:val="DefaultParagraphFont"/>
    <w:rsid w:val="00894E36"/>
  </w:style>
  <w:style w:type="table" w:customStyle="1" w:styleId="EinfacheTabelle31">
    <w:name w:val="Einfache Tabelle 31"/>
    <w:basedOn w:val="TableNormal"/>
    <w:uiPriority w:val="43"/>
    <w:rsid w:val="00392810"/>
    <w:rPr>
      <w:rFonts w:asciiTheme="minorHAnsi" w:eastAsiaTheme="minorHAnsi" w:hAnsiTheme="minorHAnsi" w:cstheme="minorBidi"/>
      <w:sz w:val="24"/>
      <w:szCs w:val="24"/>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ommentartextZchn1">
    <w:name w:val="Kommentartext Zchn1"/>
    <w:basedOn w:val="DefaultParagraphFont"/>
    <w:uiPriority w:val="99"/>
    <w:semiHidden/>
    <w:rsid w:val="00392810"/>
    <w:rPr>
      <w:lang w:val="en-GB"/>
    </w:rPr>
  </w:style>
  <w:style w:type="paragraph" w:styleId="NormalWeb">
    <w:name w:val="Normal (Web)"/>
    <w:basedOn w:val="Normal"/>
    <w:uiPriority w:val="99"/>
    <w:unhideWhenUsed/>
    <w:rsid w:val="003A3E1D"/>
    <w:pPr>
      <w:spacing w:before="100" w:beforeAutospacing="1" w:after="100" w:afterAutospacing="1"/>
    </w:pPr>
    <w:rPr>
      <w:rFonts w:ascii="Times New Roman" w:hAnsi="Times New Roman"/>
      <w:sz w:val="20"/>
      <w:szCs w:val="20"/>
      <w:lang w:val="en-US"/>
    </w:rPr>
  </w:style>
  <w:style w:type="character" w:customStyle="1" w:styleId="Heading3Char">
    <w:name w:val="Heading 3 Char"/>
    <w:basedOn w:val="DefaultParagraphFont"/>
    <w:link w:val="Heading3"/>
    <w:rsid w:val="00CF50D5"/>
    <w:rPr>
      <w:rFonts w:asciiTheme="majorHAnsi" w:eastAsiaTheme="majorEastAsia" w:hAnsiTheme="majorHAnsi" w:cstheme="majorBidi"/>
      <w:color w:val="1F3763" w:themeColor="accent1" w:themeShade="7F"/>
      <w:sz w:val="24"/>
      <w:szCs w:val="24"/>
      <w:lang w:val="en-CA" w:eastAsia="en-US"/>
    </w:rPr>
  </w:style>
  <w:style w:type="paragraph" w:customStyle="1" w:styleId="Heading2MO">
    <w:name w:val="Heading 2 MO"/>
    <w:basedOn w:val="Heading2"/>
    <w:qFormat/>
    <w:rsid w:val="000E1D93"/>
    <w:pPr>
      <w:widowControl w:val="0"/>
      <w:autoSpaceDE w:val="0"/>
      <w:autoSpaceDN w:val="0"/>
      <w:adjustRightInd w:val="0"/>
      <w:spacing w:line="480" w:lineRule="auto"/>
    </w:pPr>
    <w:rPr>
      <w:rFonts w:ascii="Times New Roman" w:hAnsi="Times New Roman"/>
      <w:b/>
      <w:color w:val="000000" w:themeColor="text1"/>
      <w:sz w:val="24"/>
    </w:rPr>
  </w:style>
  <w:style w:type="character" w:customStyle="1" w:styleId="Heading2Char">
    <w:name w:val="Heading 2 Char"/>
    <w:basedOn w:val="DefaultParagraphFont"/>
    <w:link w:val="Heading2"/>
    <w:rsid w:val="000E1D93"/>
    <w:rPr>
      <w:rFonts w:asciiTheme="majorHAnsi" w:eastAsiaTheme="majorEastAsia" w:hAnsiTheme="majorHAnsi" w:cstheme="majorBidi"/>
      <w:color w:val="2F5496" w:themeColor="accent1" w:themeShade="BF"/>
      <w:sz w:val="26"/>
      <w:szCs w:val="26"/>
      <w:lang w:val="en-CA" w:eastAsia="en-US"/>
    </w:rPr>
  </w:style>
  <w:style w:type="paragraph" w:customStyle="1" w:styleId="Heading3MO">
    <w:name w:val="Heading 3 MO"/>
    <w:basedOn w:val="Heading3"/>
    <w:qFormat/>
    <w:rsid w:val="00987CC7"/>
    <w:pPr>
      <w:spacing w:line="480" w:lineRule="auto"/>
    </w:pPr>
    <w:rPr>
      <w:rFonts w:ascii="Times New Roman" w:hAnsi="Times New Roman"/>
      <w:b/>
      <w:color w:val="000000" w:themeColor="text1"/>
    </w:rPr>
  </w:style>
  <w:style w:type="character" w:styleId="UnresolvedMention">
    <w:name w:val="Unresolved Mention"/>
    <w:basedOn w:val="DefaultParagraphFont"/>
    <w:uiPriority w:val="99"/>
    <w:semiHidden/>
    <w:unhideWhenUsed/>
    <w:rsid w:val="00A946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86275">
      <w:bodyDiv w:val="1"/>
      <w:marLeft w:val="0"/>
      <w:marRight w:val="0"/>
      <w:marTop w:val="0"/>
      <w:marBottom w:val="0"/>
      <w:divBdr>
        <w:top w:val="none" w:sz="0" w:space="0" w:color="auto"/>
        <w:left w:val="none" w:sz="0" w:space="0" w:color="auto"/>
        <w:bottom w:val="none" w:sz="0" w:space="0" w:color="auto"/>
        <w:right w:val="none" w:sz="0" w:space="0" w:color="auto"/>
      </w:divBdr>
    </w:div>
    <w:div w:id="184174444">
      <w:bodyDiv w:val="1"/>
      <w:marLeft w:val="0"/>
      <w:marRight w:val="0"/>
      <w:marTop w:val="0"/>
      <w:marBottom w:val="0"/>
      <w:divBdr>
        <w:top w:val="none" w:sz="0" w:space="0" w:color="auto"/>
        <w:left w:val="none" w:sz="0" w:space="0" w:color="auto"/>
        <w:bottom w:val="none" w:sz="0" w:space="0" w:color="auto"/>
        <w:right w:val="none" w:sz="0" w:space="0" w:color="auto"/>
      </w:divBdr>
    </w:div>
    <w:div w:id="252782952">
      <w:bodyDiv w:val="1"/>
      <w:marLeft w:val="0"/>
      <w:marRight w:val="0"/>
      <w:marTop w:val="0"/>
      <w:marBottom w:val="0"/>
      <w:divBdr>
        <w:top w:val="none" w:sz="0" w:space="0" w:color="auto"/>
        <w:left w:val="none" w:sz="0" w:space="0" w:color="auto"/>
        <w:bottom w:val="none" w:sz="0" w:space="0" w:color="auto"/>
        <w:right w:val="none" w:sz="0" w:space="0" w:color="auto"/>
      </w:divBdr>
    </w:div>
    <w:div w:id="358747296">
      <w:bodyDiv w:val="1"/>
      <w:marLeft w:val="0"/>
      <w:marRight w:val="0"/>
      <w:marTop w:val="0"/>
      <w:marBottom w:val="0"/>
      <w:divBdr>
        <w:top w:val="none" w:sz="0" w:space="0" w:color="auto"/>
        <w:left w:val="none" w:sz="0" w:space="0" w:color="auto"/>
        <w:bottom w:val="none" w:sz="0" w:space="0" w:color="auto"/>
        <w:right w:val="none" w:sz="0" w:space="0" w:color="auto"/>
      </w:divBdr>
    </w:div>
    <w:div w:id="379477864">
      <w:bodyDiv w:val="1"/>
      <w:marLeft w:val="0"/>
      <w:marRight w:val="0"/>
      <w:marTop w:val="0"/>
      <w:marBottom w:val="0"/>
      <w:divBdr>
        <w:top w:val="none" w:sz="0" w:space="0" w:color="auto"/>
        <w:left w:val="none" w:sz="0" w:space="0" w:color="auto"/>
        <w:bottom w:val="none" w:sz="0" w:space="0" w:color="auto"/>
        <w:right w:val="none" w:sz="0" w:space="0" w:color="auto"/>
      </w:divBdr>
    </w:div>
    <w:div w:id="445346946">
      <w:bodyDiv w:val="1"/>
      <w:marLeft w:val="0"/>
      <w:marRight w:val="0"/>
      <w:marTop w:val="0"/>
      <w:marBottom w:val="0"/>
      <w:divBdr>
        <w:top w:val="none" w:sz="0" w:space="0" w:color="auto"/>
        <w:left w:val="none" w:sz="0" w:space="0" w:color="auto"/>
        <w:bottom w:val="none" w:sz="0" w:space="0" w:color="auto"/>
        <w:right w:val="none" w:sz="0" w:space="0" w:color="auto"/>
      </w:divBdr>
    </w:div>
    <w:div w:id="495222133">
      <w:bodyDiv w:val="1"/>
      <w:marLeft w:val="0"/>
      <w:marRight w:val="0"/>
      <w:marTop w:val="0"/>
      <w:marBottom w:val="0"/>
      <w:divBdr>
        <w:top w:val="none" w:sz="0" w:space="0" w:color="auto"/>
        <w:left w:val="none" w:sz="0" w:space="0" w:color="auto"/>
        <w:bottom w:val="none" w:sz="0" w:space="0" w:color="auto"/>
        <w:right w:val="none" w:sz="0" w:space="0" w:color="auto"/>
      </w:divBdr>
      <w:divsChild>
        <w:div w:id="1839803866">
          <w:marLeft w:val="0"/>
          <w:marRight w:val="0"/>
          <w:marTop w:val="0"/>
          <w:marBottom w:val="0"/>
          <w:divBdr>
            <w:top w:val="none" w:sz="0" w:space="0" w:color="auto"/>
            <w:left w:val="none" w:sz="0" w:space="0" w:color="auto"/>
            <w:bottom w:val="none" w:sz="0" w:space="0" w:color="auto"/>
            <w:right w:val="none" w:sz="0" w:space="0" w:color="auto"/>
          </w:divBdr>
          <w:divsChild>
            <w:div w:id="818226615">
              <w:marLeft w:val="0"/>
              <w:marRight w:val="0"/>
              <w:marTop w:val="0"/>
              <w:marBottom w:val="0"/>
              <w:divBdr>
                <w:top w:val="none" w:sz="0" w:space="0" w:color="auto"/>
                <w:left w:val="none" w:sz="0" w:space="0" w:color="auto"/>
                <w:bottom w:val="none" w:sz="0" w:space="0" w:color="auto"/>
                <w:right w:val="none" w:sz="0" w:space="0" w:color="auto"/>
              </w:divBdr>
              <w:divsChild>
                <w:div w:id="19590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83624">
      <w:bodyDiv w:val="1"/>
      <w:marLeft w:val="0"/>
      <w:marRight w:val="0"/>
      <w:marTop w:val="0"/>
      <w:marBottom w:val="0"/>
      <w:divBdr>
        <w:top w:val="none" w:sz="0" w:space="0" w:color="auto"/>
        <w:left w:val="none" w:sz="0" w:space="0" w:color="auto"/>
        <w:bottom w:val="none" w:sz="0" w:space="0" w:color="auto"/>
        <w:right w:val="none" w:sz="0" w:space="0" w:color="auto"/>
      </w:divBdr>
    </w:div>
    <w:div w:id="731586997">
      <w:bodyDiv w:val="1"/>
      <w:marLeft w:val="0"/>
      <w:marRight w:val="0"/>
      <w:marTop w:val="0"/>
      <w:marBottom w:val="0"/>
      <w:divBdr>
        <w:top w:val="none" w:sz="0" w:space="0" w:color="auto"/>
        <w:left w:val="none" w:sz="0" w:space="0" w:color="auto"/>
        <w:bottom w:val="none" w:sz="0" w:space="0" w:color="auto"/>
        <w:right w:val="none" w:sz="0" w:space="0" w:color="auto"/>
      </w:divBdr>
    </w:div>
    <w:div w:id="1003318337">
      <w:bodyDiv w:val="1"/>
      <w:marLeft w:val="0"/>
      <w:marRight w:val="0"/>
      <w:marTop w:val="0"/>
      <w:marBottom w:val="0"/>
      <w:divBdr>
        <w:top w:val="none" w:sz="0" w:space="0" w:color="auto"/>
        <w:left w:val="none" w:sz="0" w:space="0" w:color="auto"/>
        <w:bottom w:val="none" w:sz="0" w:space="0" w:color="auto"/>
        <w:right w:val="none" w:sz="0" w:space="0" w:color="auto"/>
      </w:divBdr>
    </w:div>
    <w:div w:id="1021273765">
      <w:bodyDiv w:val="1"/>
      <w:marLeft w:val="0"/>
      <w:marRight w:val="0"/>
      <w:marTop w:val="0"/>
      <w:marBottom w:val="0"/>
      <w:divBdr>
        <w:top w:val="none" w:sz="0" w:space="0" w:color="auto"/>
        <w:left w:val="none" w:sz="0" w:space="0" w:color="auto"/>
        <w:bottom w:val="none" w:sz="0" w:space="0" w:color="auto"/>
        <w:right w:val="none" w:sz="0" w:space="0" w:color="auto"/>
      </w:divBdr>
    </w:div>
    <w:div w:id="1037119329">
      <w:bodyDiv w:val="1"/>
      <w:marLeft w:val="0"/>
      <w:marRight w:val="0"/>
      <w:marTop w:val="0"/>
      <w:marBottom w:val="0"/>
      <w:divBdr>
        <w:top w:val="none" w:sz="0" w:space="0" w:color="auto"/>
        <w:left w:val="none" w:sz="0" w:space="0" w:color="auto"/>
        <w:bottom w:val="none" w:sz="0" w:space="0" w:color="auto"/>
        <w:right w:val="none" w:sz="0" w:space="0" w:color="auto"/>
      </w:divBdr>
    </w:div>
    <w:div w:id="1069427554">
      <w:bodyDiv w:val="1"/>
      <w:marLeft w:val="0"/>
      <w:marRight w:val="0"/>
      <w:marTop w:val="0"/>
      <w:marBottom w:val="0"/>
      <w:divBdr>
        <w:top w:val="none" w:sz="0" w:space="0" w:color="auto"/>
        <w:left w:val="none" w:sz="0" w:space="0" w:color="auto"/>
        <w:bottom w:val="none" w:sz="0" w:space="0" w:color="auto"/>
        <w:right w:val="none" w:sz="0" w:space="0" w:color="auto"/>
      </w:divBdr>
    </w:div>
    <w:div w:id="1106005725">
      <w:bodyDiv w:val="1"/>
      <w:marLeft w:val="0"/>
      <w:marRight w:val="0"/>
      <w:marTop w:val="0"/>
      <w:marBottom w:val="0"/>
      <w:divBdr>
        <w:top w:val="none" w:sz="0" w:space="0" w:color="auto"/>
        <w:left w:val="none" w:sz="0" w:space="0" w:color="auto"/>
        <w:bottom w:val="none" w:sz="0" w:space="0" w:color="auto"/>
        <w:right w:val="none" w:sz="0" w:space="0" w:color="auto"/>
      </w:divBdr>
    </w:div>
    <w:div w:id="1114210171">
      <w:bodyDiv w:val="1"/>
      <w:marLeft w:val="0"/>
      <w:marRight w:val="0"/>
      <w:marTop w:val="0"/>
      <w:marBottom w:val="0"/>
      <w:divBdr>
        <w:top w:val="none" w:sz="0" w:space="0" w:color="auto"/>
        <w:left w:val="none" w:sz="0" w:space="0" w:color="auto"/>
        <w:bottom w:val="none" w:sz="0" w:space="0" w:color="auto"/>
        <w:right w:val="none" w:sz="0" w:space="0" w:color="auto"/>
      </w:divBdr>
    </w:div>
    <w:div w:id="1238707179">
      <w:bodyDiv w:val="1"/>
      <w:marLeft w:val="0"/>
      <w:marRight w:val="0"/>
      <w:marTop w:val="0"/>
      <w:marBottom w:val="0"/>
      <w:divBdr>
        <w:top w:val="none" w:sz="0" w:space="0" w:color="auto"/>
        <w:left w:val="none" w:sz="0" w:space="0" w:color="auto"/>
        <w:bottom w:val="none" w:sz="0" w:space="0" w:color="auto"/>
        <w:right w:val="none" w:sz="0" w:space="0" w:color="auto"/>
      </w:divBdr>
    </w:div>
    <w:div w:id="1293290607">
      <w:bodyDiv w:val="1"/>
      <w:marLeft w:val="0"/>
      <w:marRight w:val="0"/>
      <w:marTop w:val="0"/>
      <w:marBottom w:val="0"/>
      <w:divBdr>
        <w:top w:val="none" w:sz="0" w:space="0" w:color="auto"/>
        <w:left w:val="none" w:sz="0" w:space="0" w:color="auto"/>
        <w:bottom w:val="none" w:sz="0" w:space="0" w:color="auto"/>
        <w:right w:val="none" w:sz="0" w:space="0" w:color="auto"/>
      </w:divBdr>
    </w:div>
    <w:div w:id="1300573589">
      <w:bodyDiv w:val="1"/>
      <w:marLeft w:val="0"/>
      <w:marRight w:val="0"/>
      <w:marTop w:val="0"/>
      <w:marBottom w:val="0"/>
      <w:divBdr>
        <w:top w:val="none" w:sz="0" w:space="0" w:color="auto"/>
        <w:left w:val="none" w:sz="0" w:space="0" w:color="auto"/>
        <w:bottom w:val="none" w:sz="0" w:space="0" w:color="auto"/>
        <w:right w:val="none" w:sz="0" w:space="0" w:color="auto"/>
      </w:divBdr>
    </w:div>
    <w:div w:id="1302735601">
      <w:bodyDiv w:val="1"/>
      <w:marLeft w:val="0"/>
      <w:marRight w:val="0"/>
      <w:marTop w:val="0"/>
      <w:marBottom w:val="0"/>
      <w:divBdr>
        <w:top w:val="none" w:sz="0" w:space="0" w:color="auto"/>
        <w:left w:val="none" w:sz="0" w:space="0" w:color="auto"/>
        <w:bottom w:val="none" w:sz="0" w:space="0" w:color="auto"/>
        <w:right w:val="none" w:sz="0" w:space="0" w:color="auto"/>
      </w:divBdr>
    </w:div>
    <w:div w:id="1303191812">
      <w:bodyDiv w:val="1"/>
      <w:marLeft w:val="0"/>
      <w:marRight w:val="0"/>
      <w:marTop w:val="0"/>
      <w:marBottom w:val="0"/>
      <w:divBdr>
        <w:top w:val="none" w:sz="0" w:space="0" w:color="auto"/>
        <w:left w:val="none" w:sz="0" w:space="0" w:color="auto"/>
        <w:bottom w:val="none" w:sz="0" w:space="0" w:color="auto"/>
        <w:right w:val="none" w:sz="0" w:space="0" w:color="auto"/>
      </w:divBdr>
      <w:divsChild>
        <w:div w:id="694355056">
          <w:marLeft w:val="0"/>
          <w:marRight w:val="0"/>
          <w:marTop w:val="0"/>
          <w:marBottom w:val="0"/>
          <w:divBdr>
            <w:top w:val="none" w:sz="0" w:space="0" w:color="auto"/>
            <w:left w:val="none" w:sz="0" w:space="0" w:color="auto"/>
            <w:bottom w:val="none" w:sz="0" w:space="0" w:color="auto"/>
            <w:right w:val="none" w:sz="0" w:space="0" w:color="auto"/>
          </w:divBdr>
        </w:div>
      </w:divsChild>
    </w:div>
    <w:div w:id="1307467759">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49017119">
      <w:bodyDiv w:val="1"/>
      <w:marLeft w:val="0"/>
      <w:marRight w:val="0"/>
      <w:marTop w:val="0"/>
      <w:marBottom w:val="0"/>
      <w:divBdr>
        <w:top w:val="none" w:sz="0" w:space="0" w:color="auto"/>
        <w:left w:val="none" w:sz="0" w:space="0" w:color="auto"/>
        <w:bottom w:val="none" w:sz="0" w:space="0" w:color="auto"/>
        <w:right w:val="none" w:sz="0" w:space="0" w:color="auto"/>
      </w:divBdr>
    </w:div>
    <w:div w:id="1374814695">
      <w:bodyDiv w:val="1"/>
      <w:marLeft w:val="0"/>
      <w:marRight w:val="0"/>
      <w:marTop w:val="0"/>
      <w:marBottom w:val="0"/>
      <w:divBdr>
        <w:top w:val="none" w:sz="0" w:space="0" w:color="auto"/>
        <w:left w:val="none" w:sz="0" w:space="0" w:color="auto"/>
        <w:bottom w:val="none" w:sz="0" w:space="0" w:color="auto"/>
        <w:right w:val="none" w:sz="0" w:space="0" w:color="auto"/>
      </w:divBdr>
    </w:div>
    <w:div w:id="1428034750">
      <w:bodyDiv w:val="1"/>
      <w:marLeft w:val="0"/>
      <w:marRight w:val="0"/>
      <w:marTop w:val="0"/>
      <w:marBottom w:val="0"/>
      <w:divBdr>
        <w:top w:val="none" w:sz="0" w:space="0" w:color="auto"/>
        <w:left w:val="none" w:sz="0" w:space="0" w:color="auto"/>
        <w:bottom w:val="none" w:sz="0" w:space="0" w:color="auto"/>
        <w:right w:val="none" w:sz="0" w:space="0" w:color="auto"/>
      </w:divBdr>
    </w:div>
    <w:div w:id="1468746086">
      <w:bodyDiv w:val="1"/>
      <w:marLeft w:val="0"/>
      <w:marRight w:val="0"/>
      <w:marTop w:val="0"/>
      <w:marBottom w:val="0"/>
      <w:divBdr>
        <w:top w:val="none" w:sz="0" w:space="0" w:color="auto"/>
        <w:left w:val="none" w:sz="0" w:space="0" w:color="auto"/>
        <w:bottom w:val="none" w:sz="0" w:space="0" w:color="auto"/>
        <w:right w:val="none" w:sz="0" w:space="0" w:color="auto"/>
      </w:divBdr>
    </w:div>
    <w:div w:id="1514805442">
      <w:bodyDiv w:val="1"/>
      <w:marLeft w:val="0"/>
      <w:marRight w:val="0"/>
      <w:marTop w:val="0"/>
      <w:marBottom w:val="0"/>
      <w:divBdr>
        <w:top w:val="none" w:sz="0" w:space="0" w:color="auto"/>
        <w:left w:val="none" w:sz="0" w:space="0" w:color="auto"/>
        <w:bottom w:val="none" w:sz="0" w:space="0" w:color="auto"/>
        <w:right w:val="none" w:sz="0" w:space="0" w:color="auto"/>
      </w:divBdr>
    </w:div>
    <w:div w:id="1564218084">
      <w:bodyDiv w:val="1"/>
      <w:marLeft w:val="0"/>
      <w:marRight w:val="0"/>
      <w:marTop w:val="0"/>
      <w:marBottom w:val="0"/>
      <w:divBdr>
        <w:top w:val="none" w:sz="0" w:space="0" w:color="auto"/>
        <w:left w:val="none" w:sz="0" w:space="0" w:color="auto"/>
        <w:bottom w:val="none" w:sz="0" w:space="0" w:color="auto"/>
        <w:right w:val="none" w:sz="0" w:space="0" w:color="auto"/>
      </w:divBdr>
    </w:div>
    <w:div w:id="1603218346">
      <w:bodyDiv w:val="1"/>
      <w:marLeft w:val="0"/>
      <w:marRight w:val="0"/>
      <w:marTop w:val="0"/>
      <w:marBottom w:val="0"/>
      <w:divBdr>
        <w:top w:val="none" w:sz="0" w:space="0" w:color="auto"/>
        <w:left w:val="none" w:sz="0" w:space="0" w:color="auto"/>
        <w:bottom w:val="none" w:sz="0" w:space="0" w:color="auto"/>
        <w:right w:val="none" w:sz="0" w:space="0" w:color="auto"/>
      </w:divBdr>
    </w:div>
    <w:div w:id="1667634976">
      <w:bodyDiv w:val="1"/>
      <w:marLeft w:val="0"/>
      <w:marRight w:val="0"/>
      <w:marTop w:val="0"/>
      <w:marBottom w:val="0"/>
      <w:divBdr>
        <w:top w:val="none" w:sz="0" w:space="0" w:color="auto"/>
        <w:left w:val="none" w:sz="0" w:space="0" w:color="auto"/>
        <w:bottom w:val="none" w:sz="0" w:space="0" w:color="auto"/>
        <w:right w:val="none" w:sz="0" w:space="0" w:color="auto"/>
      </w:divBdr>
    </w:div>
    <w:div w:id="1673605188">
      <w:bodyDiv w:val="1"/>
      <w:marLeft w:val="0"/>
      <w:marRight w:val="0"/>
      <w:marTop w:val="0"/>
      <w:marBottom w:val="0"/>
      <w:divBdr>
        <w:top w:val="none" w:sz="0" w:space="0" w:color="auto"/>
        <w:left w:val="none" w:sz="0" w:space="0" w:color="auto"/>
        <w:bottom w:val="none" w:sz="0" w:space="0" w:color="auto"/>
        <w:right w:val="none" w:sz="0" w:space="0" w:color="auto"/>
      </w:divBdr>
    </w:div>
    <w:div w:id="1678196328">
      <w:bodyDiv w:val="1"/>
      <w:marLeft w:val="0"/>
      <w:marRight w:val="0"/>
      <w:marTop w:val="0"/>
      <w:marBottom w:val="0"/>
      <w:divBdr>
        <w:top w:val="none" w:sz="0" w:space="0" w:color="auto"/>
        <w:left w:val="none" w:sz="0" w:space="0" w:color="auto"/>
        <w:bottom w:val="none" w:sz="0" w:space="0" w:color="auto"/>
        <w:right w:val="none" w:sz="0" w:space="0" w:color="auto"/>
      </w:divBdr>
    </w:div>
    <w:div w:id="1700158168">
      <w:bodyDiv w:val="1"/>
      <w:marLeft w:val="0"/>
      <w:marRight w:val="0"/>
      <w:marTop w:val="0"/>
      <w:marBottom w:val="0"/>
      <w:divBdr>
        <w:top w:val="none" w:sz="0" w:space="0" w:color="auto"/>
        <w:left w:val="none" w:sz="0" w:space="0" w:color="auto"/>
        <w:bottom w:val="none" w:sz="0" w:space="0" w:color="auto"/>
        <w:right w:val="none" w:sz="0" w:space="0" w:color="auto"/>
      </w:divBdr>
    </w:div>
    <w:div w:id="1751809577">
      <w:bodyDiv w:val="1"/>
      <w:marLeft w:val="0"/>
      <w:marRight w:val="0"/>
      <w:marTop w:val="0"/>
      <w:marBottom w:val="0"/>
      <w:divBdr>
        <w:top w:val="none" w:sz="0" w:space="0" w:color="auto"/>
        <w:left w:val="none" w:sz="0" w:space="0" w:color="auto"/>
        <w:bottom w:val="none" w:sz="0" w:space="0" w:color="auto"/>
        <w:right w:val="none" w:sz="0" w:space="0" w:color="auto"/>
      </w:divBdr>
    </w:div>
    <w:div w:id="1812941757">
      <w:bodyDiv w:val="1"/>
      <w:marLeft w:val="0"/>
      <w:marRight w:val="0"/>
      <w:marTop w:val="0"/>
      <w:marBottom w:val="0"/>
      <w:divBdr>
        <w:top w:val="none" w:sz="0" w:space="0" w:color="auto"/>
        <w:left w:val="none" w:sz="0" w:space="0" w:color="auto"/>
        <w:bottom w:val="none" w:sz="0" w:space="0" w:color="auto"/>
        <w:right w:val="none" w:sz="0" w:space="0" w:color="auto"/>
      </w:divBdr>
    </w:div>
    <w:div w:id="1944419231">
      <w:bodyDiv w:val="1"/>
      <w:marLeft w:val="0"/>
      <w:marRight w:val="0"/>
      <w:marTop w:val="0"/>
      <w:marBottom w:val="0"/>
      <w:divBdr>
        <w:top w:val="none" w:sz="0" w:space="0" w:color="auto"/>
        <w:left w:val="none" w:sz="0" w:space="0" w:color="auto"/>
        <w:bottom w:val="none" w:sz="0" w:space="0" w:color="auto"/>
        <w:right w:val="none" w:sz="0" w:space="0" w:color="auto"/>
      </w:divBdr>
    </w:div>
    <w:div w:id="1976328866">
      <w:bodyDiv w:val="1"/>
      <w:marLeft w:val="0"/>
      <w:marRight w:val="0"/>
      <w:marTop w:val="0"/>
      <w:marBottom w:val="0"/>
      <w:divBdr>
        <w:top w:val="none" w:sz="0" w:space="0" w:color="auto"/>
        <w:left w:val="none" w:sz="0" w:space="0" w:color="auto"/>
        <w:bottom w:val="none" w:sz="0" w:space="0" w:color="auto"/>
        <w:right w:val="none" w:sz="0" w:space="0" w:color="auto"/>
      </w:divBdr>
    </w:div>
    <w:div w:id="2076318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connor@zoology.ubc.ca" TargetMode="Externa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7533A-ECA1-C049-AD42-A2016CF9C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41</Pages>
  <Words>35457</Words>
  <Characters>202109</Characters>
  <Application>Microsoft Office Word</Application>
  <DocSecurity>0</DocSecurity>
  <Lines>1684</Lines>
  <Paragraphs>474</Paragraphs>
  <ScaleCrop>false</ScaleCrop>
  <HeadingPairs>
    <vt:vector size="2" baseType="variant">
      <vt:variant>
        <vt:lpstr>Title</vt:lpstr>
      </vt:variant>
      <vt:variant>
        <vt:i4>1</vt:i4>
      </vt:variant>
    </vt:vector>
  </HeadingPairs>
  <TitlesOfParts>
    <vt:vector size="1" baseType="lpstr">
      <vt:lpstr/>
    </vt:vector>
  </TitlesOfParts>
  <Manager/>
  <Company>guertel</Company>
  <LinksUpToDate>false</LinksUpToDate>
  <CharactersWithSpaces>237092</CharactersWithSpaces>
  <SharedDoc>false</SharedDoc>
  <HyperlinkBase/>
  <HLinks>
    <vt:vector size="18" baseType="variant">
      <vt:variant>
        <vt:i4>5505130</vt:i4>
      </vt:variant>
      <vt:variant>
        <vt:i4>0</vt:i4>
      </vt:variant>
      <vt:variant>
        <vt:i4>0</vt:i4>
      </vt:variant>
      <vt:variant>
        <vt:i4>5</vt:i4>
      </vt:variant>
      <vt:variant>
        <vt:lpwstr>mailto:jgarzke@geomar.de</vt:lpwstr>
      </vt:variant>
      <vt:variant>
        <vt:lpwstr/>
      </vt:variant>
      <vt:variant>
        <vt:i4>7929921</vt:i4>
      </vt:variant>
      <vt:variant>
        <vt:i4>185896</vt:i4>
      </vt:variant>
      <vt:variant>
        <vt:i4>1038</vt:i4>
      </vt:variant>
      <vt:variant>
        <vt:i4>1</vt:i4>
      </vt:variant>
      <vt:variant>
        <vt:lpwstr>Figure2</vt:lpwstr>
      </vt:variant>
      <vt:variant>
        <vt:lpwstr/>
      </vt:variant>
      <vt:variant>
        <vt:i4>7929920</vt:i4>
      </vt:variant>
      <vt:variant>
        <vt:i4>185912</vt:i4>
      </vt:variant>
      <vt:variant>
        <vt:i4>1039</vt:i4>
      </vt:variant>
      <vt:variant>
        <vt:i4>1</vt:i4>
      </vt:variant>
      <vt:variant>
        <vt:lpwstr>Figure3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Garzke</dc:creator>
  <cp:keywords/>
  <dc:description/>
  <cp:lastModifiedBy>jessica garzke</cp:lastModifiedBy>
  <cp:revision>8</cp:revision>
  <cp:lastPrinted>2019-02-02T00:00:00Z</cp:lastPrinted>
  <dcterms:created xsi:type="dcterms:W3CDTF">2019-03-25T16:30:00Z</dcterms:created>
  <dcterms:modified xsi:type="dcterms:W3CDTF">2019-03-25T21:57:00Z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id="http://www.zotero.org/styles/plos-biology"/&gt;&lt;hasBiblio/&gt;&lt;format class="21"/&gt;&lt;count citations="61" publications="70"/&gt;&lt;/info&gt;PAPERS2_INFO_END</vt:lpwstr>
  </property>
</Properties>
</file>